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97D9" w14:textId="46ADDA6D" w:rsidR="005C210E" w:rsidRDefault="2646A8D1" w:rsidP="3ECA771E">
      <w:r>
        <w:t xml:space="preserve">Het vernieuwde objectenhandboek </w:t>
      </w:r>
      <w:r w:rsidR="00992827">
        <w:tab/>
      </w:r>
      <w:r>
        <w:t>(Inhoudelijk aanpassingen)</w:t>
      </w:r>
      <w:r w:rsidR="00992827">
        <w:tab/>
      </w:r>
      <w:r w:rsidR="00992827">
        <w:tab/>
      </w:r>
      <w:r>
        <w:t>23-4-2026</w:t>
      </w:r>
      <w:r w:rsidR="00992827">
        <w:br/>
      </w:r>
      <w:r w:rsidR="00992827">
        <w:br/>
      </w:r>
      <w:r w:rsidRPr="3ECA771E">
        <w:rPr>
          <w:b/>
          <w:bCs/>
          <w:sz w:val="28"/>
          <w:szCs w:val="28"/>
        </w:rPr>
        <w:t>Transport</w:t>
      </w:r>
      <w:r w:rsidR="00992827">
        <w:br/>
      </w:r>
      <w:r w:rsidRPr="3ECA771E">
        <w:rPr>
          <w:b/>
          <w:bCs/>
          <w:i/>
          <w:iCs/>
        </w:rPr>
        <w:t>WGD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9880870" w:rsidRPr="3ECA771E">
        <w:rPr>
          <w:b/>
          <w:bCs/>
          <w:i/>
          <w:iCs/>
        </w:rPr>
        <w:t>Weg</w:t>
      </w:r>
      <w:r w:rsidR="6F2A3258" w:rsidRPr="3ECA771E">
        <w:rPr>
          <w:b/>
          <w:bCs/>
          <w:i/>
          <w:iCs/>
        </w:rPr>
        <w:t>D</w:t>
      </w:r>
      <w:r w:rsidR="09880870" w:rsidRPr="3ECA771E">
        <w:rPr>
          <w:b/>
          <w:bCs/>
          <w:i/>
          <w:iCs/>
        </w:rPr>
        <w:t>eel</w:t>
      </w:r>
      <w:r w:rsidR="00992827">
        <w:br/>
      </w:r>
      <w:r w:rsidRPr="003F2575">
        <w:t>OV-baan</w:t>
      </w:r>
      <w:r w:rsidR="00992827" w:rsidRPr="003F2575">
        <w:tab/>
      </w:r>
      <w:r w:rsidR="00992827" w:rsidRPr="003F2575">
        <w:tab/>
      </w:r>
      <w:r w:rsidR="00992827" w:rsidRPr="003F2575">
        <w:tab/>
      </w:r>
      <w:r w:rsidR="61446A4F" w:rsidRPr="003F2575">
        <w:t>Nemen we over van de LV (andere bronhouder); wettelijke attributen volstaa</w:t>
      </w:r>
      <w:r w:rsidR="77DB79C0" w:rsidRPr="003F2575">
        <w:t>t</w:t>
      </w:r>
      <w:r w:rsidR="61446A4F" w:rsidRPr="003F2575">
        <w:t xml:space="preserve">. </w:t>
      </w:r>
      <w:r w:rsidR="00992827" w:rsidRPr="003F2575">
        <w:br/>
      </w:r>
      <w:r w:rsidR="190E3D19" w:rsidRPr="003F2575">
        <w:t>Overweg</w:t>
      </w:r>
      <w:r w:rsidR="00992827" w:rsidRPr="003F2575">
        <w:tab/>
      </w:r>
      <w:r w:rsidR="00992827" w:rsidRPr="003F2575">
        <w:tab/>
      </w:r>
      <w:r w:rsidR="00992827" w:rsidRPr="003F2575">
        <w:tab/>
      </w:r>
      <w:r w:rsidR="61446A4F" w:rsidRPr="003F2575">
        <w:t>Nemen we over van de LV (andere bronhouder); wettelijke attributen volstaa</w:t>
      </w:r>
      <w:r w:rsidR="77DB79C0" w:rsidRPr="003F2575">
        <w:t>t</w:t>
      </w:r>
      <w:r w:rsidR="61446A4F" w:rsidRPr="003F2575">
        <w:t>.</w:t>
      </w:r>
      <w:r w:rsidR="00992827" w:rsidRPr="003F2575">
        <w:br/>
      </w:r>
      <w:r w:rsidR="190E3D19" w:rsidRPr="003F2575">
        <w:t>Spoorbaan</w:t>
      </w:r>
      <w:r w:rsidR="00992827" w:rsidRPr="003F2575">
        <w:tab/>
      </w:r>
      <w:r w:rsidR="00992827" w:rsidRPr="003F2575">
        <w:tab/>
      </w:r>
      <w:r w:rsidR="00992827" w:rsidRPr="003F2575">
        <w:tab/>
      </w:r>
      <w:r w:rsidR="61446A4F" w:rsidRPr="003F2575">
        <w:t>Nemen we over van de LV (andere bronhouder); wettelijke attributen volstaa</w:t>
      </w:r>
      <w:r w:rsidR="77DB79C0" w:rsidRPr="003F2575">
        <w:t>t</w:t>
      </w:r>
      <w:r w:rsidR="61446A4F" w:rsidRPr="003F2575">
        <w:t>.</w:t>
      </w:r>
      <w:r w:rsidR="00992827" w:rsidRPr="003F2575">
        <w:br/>
      </w:r>
      <w:r w:rsidR="190E3D19" w:rsidRPr="003F2575">
        <w:t>Rijbaan autosnelweg</w:t>
      </w:r>
      <w:r w:rsidR="00992827" w:rsidRPr="003F2575">
        <w:tab/>
      </w:r>
      <w:r w:rsidR="00992827" w:rsidRPr="003F2575">
        <w:tab/>
      </w:r>
      <w:r w:rsidR="190E3D19" w:rsidRPr="003F2575">
        <w:t xml:space="preserve">Nemen we over van </w:t>
      </w:r>
      <w:r w:rsidR="53240C90" w:rsidRPr="003F2575">
        <w:t>de LV (</w:t>
      </w:r>
      <w:r w:rsidR="190E3D19" w:rsidRPr="003F2575">
        <w:t>andere bronhouder</w:t>
      </w:r>
      <w:r w:rsidR="53240C90" w:rsidRPr="003F2575">
        <w:t>)</w:t>
      </w:r>
      <w:r w:rsidR="61446A4F" w:rsidRPr="003F2575">
        <w:t>;</w:t>
      </w:r>
      <w:r w:rsidR="190E3D19" w:rsidRPr="003F2575">
        <w:t xml:space="preserve"> </w:t>
      </w:r>
      <w:r w:rsidR="61446A4F" w:rsidRPr="003F2575">
        <w:t>w</w:t>
      </w:r>
      <w:r w:rsidR="190E3D19" w:rsidRPr="003F2575">
        <w:t>ettelijke attributen volstaa</w:t>
      </w:r>
      <w:r w:rsidR="77DB79C0" w:rsidRPr="003F2575">
        <w:t>t</w:t>
      </w:r>
      <w:r w:rsidR="190E3D19" w:rsidRPr="003F2575">
        <w:t xml:space="preserve">. </w:t>
      </w:r>
      <w:r w:rsidR="00992827" w:rsidRPr="003F2575">
        <w:br/>
      </w:r>
      <w:r w:rsidR="00992827" w:rsidRPr="003F2575">
        <w:tab/>
      </w:r>
      <w:r w:rsidR="00992827" w:rsidRPr="003F2575">
        <w:tab/>
      </w:r>
      <w:r w:rsidR="00992827" w:rsidRPr="003F2575">
        <w:tab/>
      </w:r>
      <w:r w:rsidR="00992827" w:rsidRPr="003F2575">
        <w:tab/>
      </w:r>
      <w:r w:rsidR="61446A4F" w:rsidRPr="003F2575">
        <w:t>verbindingsweg</w:t>
      </w:r>
      <w:r w:rsidR="00992827" w:rsidRPr="003F2575">
        <w:br/>
      </w:r>
      <w:r w:rsidR="00992827" w:rsidRPr="003F2575">
        <w:tab/>
      </w:r>
      <w:r w:rsidR="00992827" w:rsidRPr="003F2575">
        <w:tab/>
      </w:r>
      <w:r w:rsidR="00992827" w:rsidRPr="003F2575">
        <w:tab/>
      </w:r>
      <w:r w:rsidR="00992827" w:rsidRPr="003F2575">
        <w:tab/>
      </w:r>
      <w:r w:rsidR="61446A4F" w:rsidRPr="003F2575">
        <w:t>calamiteitenstrook</w:t>
      </w:r>
      <w:r w:rsidR="00992827">
        <w:br/>
      </w:r>
      <w:r w:rsidR="190E3D19">
        <w:t>Rijbaan regionale weg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190E3D19">
        <w:t>verbindingsweg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190E3D19">
        <w:t>calamiteitenstrook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659CA46E">
        <w:t>gesloten verharding: asfalt &amp; cement beton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659CA46E">
        <w:t>open verharding: betonstraatstenen &amp; gebakken klinkers</w:t>
      </w:r>
      <w:r w:rsidR="00992827">
        <w:br/>
      </w:r>
      <w:r w:rsidR="659CA46E">
        <w:t>Regionale lokale weg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659CA46E">
        <w:t>verkeersdrempel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659CA46E">
        <w:t>gesloten verharding: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659CA46E">
        <w:t>open verharding:</w:t>
      </w:r>
      <w:r w:rsidR="00992827">
        <w:br/>
      </w:r>
      <w:r w:rsidR="59303BEE">
        <w:t>Fietspad</w:t>
      </w:r>
      <w:r w:rsidR="00992827">
        <w:tab/>
      </w:r>
      <w:r w:rsidR="00992827">
        <w:tab/>
      </w:r>
      <w:r w:rsidR="00992827">
        <w:tab/>
      </w:r>
      <w:r w:rsidR="4910D9D7">
        <w:t xml:space="preserve">fietssuggestie stroken, afbakening fietsstraat </w:t>
      </w:r>
      <w:r w:rsidR="4910D9D7" w:rsidRPr="3ECA771E">
        <w:rPr>
          <w:color w:val="0070C0"/>
        </w:rPr>
        <w:t xml:space="preserve">-&gt; zie </w:t>
      </w:r>
      <w:hyperlink r:id="rId7">
        <w:r w:rsidR="4910D9D7" w:rsidRPr="3ECA771E">
          <w:rPr>
            <w:rStyle w:val="Hyperlink"/>
            <w:color w:val="0070C0"/>
          </w:rPr>
          <w:t>Geonovum</w:t>
        </w:r>
      </w:hyperlink>
      <w:r w:rsidR="6BC3ED07" w:rsidRPr="3ECA771E">
        <w:rPr>
          <w:color w:val="0070C0"/>
        </w:rPr>
        <w:t xml:space="preserve"> punt 2</w:t>
      </w:r>
      <w:r w:rsidR="30110D84" w:rsidRPr="3ECA771E">
        <w:rPr>
          <w:color w:val="0070C0"/>
        </w:rPr>
        <w:t>,</w:t>
      </w:r>
      <w:r w:rsidR="795EEAD0" w:rsidRPr="3ECA771E">
        <w:rPr>
          <w:color w:val="0070C0"/>
        </w:rPr>
        <w:t xml:space="preserve"> waar de auto te gast is. </w:t>
      </w:r>
      <w:r w:rsidR="00992827">
        <w:br/>
      </w:r>
      <w:r w:rsidR="63C019D5">
        <w:t>Voetpad</w:t>
      </w:r>
      <w:r w:rsidR="00992827">
        <w:tab/>
      </w:r>
      <w:r w:rsidR="00992827">
        <w:tab/>
      </w:r>
      <w:r w:rsidR="00992827">
        <w:tab/>
      </w:r>
      <w:r w:rsidR="63C019D5">
        <w:t>sierbestrating open voeg / gesloten voeg -&gt; weghalen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868AD22" w:rsidRPr="3ECA771E">
        <w:rPr>
          <w:color w:val="0070C0"/>
        </w:rPr>
        <w:t xml:space="preserve">optie </w:t>
      </w:r>
      <w:r w:rsidR="42349714" w:rsidRPr="3ECA771E">
        <w:rPr>
          <w:color w:val="0070C0"/>
        </w:rPr>
        <w:t xml:space="preserve">ECGeo </w:t>
      </w:r>
      <w:r w:rsidR="0868AD22" w:rsidRPr="3ECA771E">
        <w:rPr>
          <w:color w:val="0070C0"/>
        </w:rPr>
        <w:t>benoemen: rubber tegels als “kunststof</w:t>
      </w:r>
      <w:r w:rsidR="0594AE94" w:rsidRPr="3ECA771E">
        <w:rPr>
          <w:color w:val="0070C0"/>
        </w:rPr>
        <w:t>”</w:t>
      </w:r>
      <w:r w:rsidR="0868AD22" w:rsidRPr="3ECA771E">
        <w:rPr>
          <w:color w:val="0070C0"/>
        </w:rPr>
        <w:t xml:space="preserve"> opnemen</w:t>
      </w:r>
      <w:r w:rsidR="7EAF82C7" w:rsidRPr="3ECA771E">
        <w:rPr>
          <w:color w:val="0070C0"/>
        </w:rPr>
        <w:t xml:space="preserve"> of als “tegels” waarna in BOR</w:t>
      </w:r>
      <w:r w:rsidR="007A661A">
        <w:rPr>
          <w:color w:val="0070C0"/>
        </w:rPr>
        <w:t>-</w:t>
      </w:r>
      <w:r w:rsidR="7EAF82C7" w:rsidRPr="3ECA771E">
        <w:rPr>
          <w:color w:val="0070C0"/>
        </w:rPr>
        <w:t xml:space="preserve">pakket moet worden  </w:t>
      </w:r>
      <w:r w:rsidR="00992827">
        <w:br/>
      </w:r>
      <w:r w:rsidR="7EAF82C7" w:rsidRPr="3ECA771E">
        <w:rPr>
          <w:color w:val="0070C0"/>
        </w:rPr>
        <w:t xml:space="preserve"> 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7EAF82C7" w:rsidRPr="3ECA771E">
        <w:rPr>
          <w:color w:val="0070C0"/>
        </w:rPr>
        <w:t xml:space="preserve">aangegeven dat het rubber tegels zijn. </w:t>
      </w:r>
      <w:r w:rsidR="00992827">
        <w:br/>
      </w:r>
      <w:r w:rsidR="236507D6">
        <w:t>Voetpad op trap</w:t>
      </w:r>
      <w:r w:rsidR="00992827">
        <w:br/>
      </w:r>
      <w:r w:rsidR="236507D6">
        <w:t>Ruiterpad</w:t>
      </w:r>
      <w:r w:rsidR="00992827">
        <w:br/>
      </w:r>
      <w:r w:rsidR="236507D6">
        <w:t>Parkeervlak</w:t>
      </w:r>
      <w:r w:rsidR="00992827">
        <w:br/>
      </w:r>
      <w:r w:rsidR="236507D6">
        <w:t>Voetgangersgebied</w:t>
      </w:r>
      <w:r w:rsidR="00992827">
        <w:br/>
      </w:r>
      <w:r w:rsidR="3A739455">
        <w:t>Inrit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3A739455">
        <w:t xml:space="preserve">landelijk overnemen (vanaf 25m). 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27BDF817" w:rsidRPr="00B902E2">
        <w:rPr>
          <w:b/>
          <w:bCs/>
          <w:color w:val="0070C0"/>
          <w:highlight w:val="lightGray"/>
        </w:rPr>
        <w:t>VUISTREGEL</w:t>
      </w:r>
      <w:r w:rsidR="27BDF817" w:rsidRPr="00B902E2">
        <w:rPr>
          <w:color w:val="0070C0"/>
          <w:highlight w:val="lightGray"/>
        </w:rPr>
        <w:t xml:space="preserve">: </w:t>
      </w:r>
      <w:r w:rsidR="47FAC518" w:rsidRPr="00B902E2">
        <w:rPr>
          <w:color w:val="0070C0"/>
          <w:highlight w:val="lightGray"/>
        </w:rPr>
        <w:t xml:space="preserve">Binnen ECGeo moeten we de opritten (naar huizen) anders afbakenen. </w:t>
      </w:r>
      <w:r w:rsidR="4F24670E" w:rsidRPr="00B902E2">
        <w:rPr>
          <w:color w:val="0070C0"/>
          <w:highlight w:val="lightGray"/>
        </w:rPr>
        <w:t xml:space="preserve">Inritbanden niet meer apart </w:t>
      </w:r>
      <w:r w:rsidR="00992827" w:rsidRPr="00B902E2">
        <w:rPr>
          <w:highlight w:val="lightGray"/>
        </w:rPr>
        <w:tab/>
      </w:r>
      <w:r w:rsidR="00992827" w:rsidRPr="00B902E2">
        <w:rPr>
          <w:highlight w:val="lightGray"/>
        </w:rPr>
        <w:tab/>
      </w:r>
      <w:r w:rsidR="00992827" w:rsidRPr="00B902E2">
        <w:rPr>
          <w:highlight w:val="lightGray"/>
        </w:rPr>
        <w:tab/>
      </w:r>
      <w:r w:rsidR="00992827" w:rsidRPr="00B902E2">
        <w:rPr>
          <w:highlight w:val="lightGray"/>
        </w:rPr>
        <w:tab/>
      </w:r>
      <w:r w:rsidR="00131972" w:rsidRPr="00B902E2">
        <w:rPr>
          <w:highlight w:val="lightGray"/>
        </w:rPr>
        <w:tab/>
      </w:r>
      <w:r w:rsidR="00131972" w:rsidRPr="00B902E2">
        <w:rPr>
          <w:highlight w:val="lightGray"/>
        </w:rPr>
        <w:tab/>
      </w:r>
      <w:r w:rsidR="4F24670E" w:rsidRPr="00B902E2">
        <w:rPr>
          <w:color w:val="0070C0"/>
          <w:highlight w:val="lightGray"/>
        </w:rPr>
        <w:t>registeren, is onderdeel van stoep.</w:t>
      </w:r>
      <w:r w:rsidR="4F24670E" w:rsidRPr="3ECA771E">
        <w:rPr>
          <w:color w:val="0070C0"/>
        </w:rPr>
        <w:t xml:space="preserve"> </w:t>
      </w:r>
      <w:r w:rsidR="00992827">
        <w:br/>
      </w:r>
      <w:r w:rsidR="28E648EE">
        <w:t>Woonerf</w:t>
      </w:r>
      <w:r w:rsidR="00992827">
        <w:tab/>
      </w:r>
      <w:r w:rsidR="00992827">
        <w:tab/>
      </w:r>
      <w:r w:rsidR="00992827">
        <w:tab/>
      </w:r>
      <w:r w:rsidR="00992827">
        <w:br/>
      </w:r>
    </w:p>
    <w:p w14:paraId="4022BD92" w14:textId="6EB63216" w:rsidR="005C210E" w:rsidRDefault="00992827">
      <w:r>
        <w:br w:type="page"/>
      </w:r>
    </w:p>
    <w:p w14:paraId="5D8220EE" w14:textId="509D1F55" w:rsidR="005C210E" w:rsidRDefault="28E648EE" w:rsidP="3ECA771E">
      <w:r w:rsidRPr="3ECA771E">
        <w:rPr>
          <w:b/>
          <w:bCs/>
          <w:i/>
          <w:iCs/>
        </w:rPr>
        <w:lastRenderedPageBreak/>
        <w:t>OWG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752DCCAA" w:rsidRPr="3ECA771E">
        <w:rPr>
          <w:b/>
          <w:bCs/>
          <w:i/>
          <w:iCs/>
        </w:rPr>
        <w:t xml:space="preserve">Ondersteunen </w:t>
      </w:r>
      <w:proofErr w:type="spellStart"/>
      <w:r w:rsidR="752DCCAA" w:rsidRPr="3ECA771E">
        <w:rPr>
          <w:b/>
          <w:bCs/>
          <w:i/>
          <w:iCs/>
        </w:rPr>
        <w:t>WegDeel</w:t>
      </w:r>
      <w:proofErr w:type="spellEnd"/>
      <w:r w:rsidR="00992827">
        <w:br/>
      </w:r>
      <w:r>
        <w:t>Verkeerseiland</w:t>
      </w:r>
      <w:r w:rsidR="00992827">
        <w:tab/>
      </w:r>
      <w:r w:rsidR="00992827">
        <w:tab/>
      </w:r>
      <w:r w:rsidR="00992827">
        <w:tab/>
      </w:r>
      <w:r w:rsidR="00992827">
        <w:br/>
      </w:r>
      <w:r>
        <w:t>Berm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6BB0C5AA">
        <w:t>gesloten/open verharding</w:t>
      </w:r>
      <w:r w:rsidR="00992827">
        <w:tab/>
      </w:r>
      <w:r w:rsidR="00992827">
        <w:tab/>
      </w:r>
      <w:r w:rsidR="6BB0C5AA">
        <w:t xml:space="preserve"> // half/onverhard </w:t>
      </w:r>
      <w:r w:rsidR="00992827">
        <w:tab/>
      </w:r>
      <w:r w:rsidR="00992827">
        <w:tab/>
      </w:r>
      <w:r w:rsidR="6BB0C5AA">
        <w:t>// groenvoorziening</w:t>
      </w:r>
      <w:r w:rsidR="00992827">
        <w:br/>
      </w:r>
      <w:r w:rsidR="00992827">
        <w:br/>
      </w:r>
      <w:r w:rsidR="169FCE28" w:rsidRPr="3ECA771E">
        <w:rPr>
          <w:b/>
          <w:bCs/>
          <w:sz w:val="28"/>
          <w:szCs w:val="28"/>
        </w:rPr>
        <w:t>TERREIN</w:t>
      </w:r>
      <w:r w:rsidR="00992827">
        <w:br/>
      </w:r>
      <w:r w:rsidR="427B97CF" w:rsidRPr="3ECA771E">
        <w:rPr>
          <w:b/>
          <w:bCs/>
          <w:i/>
          <w:iCs/>
        </w:rPr>
        <w:t>OTD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16A756CF" w:rsidRPr="3ECA771E">
        <w:rPr>
          <w:b/>
          <w:bCs/>
          <w:i/>
          <w:iCs/>
        </w:rPr>
        <w:t xml:space="preserve">Onbegroeid </w:t>
      </w:r>
      <w:proofErr w:type="spellStart"/>
      <w:r w:rsidR="16A756CF" w:rsidRPr="3ECA771E">
        <w:rPr>
          <w:b/>
          <w:bCs/>
          <w:i/>
          <w:iCs/>
        </w:rPr>
        <w:t>TerreinDeel</w:t>
      </w:r>
      <w:proofErr w:type="spellEnd"/>
      <w:r w:rsidR="00992827">
        <w:br/>
      </w:r>
      <w:r w:rsidR="00C8770F">
        <w:t xml:space="preserve"> </w:t>
      </w:r>
      <w:r w:rsidR="00C8770F">
        <w:tab/>
      </w:r>
      <w:r w:rsidR="00C8770F">
        <w:tab/>
      </w:r>
      <w:r w:rsidR="00C8770F">
        <w:tab/>
      </w:r>
      <w:r w:rsidR="00C8770F">
        <w:tab/>
      </w:r>
      <w:r w:rsidR="427B97CF">
        <w:t>Erf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A0504DA">
        <w:t>gesloten/open verharding</w:t>
      </w:r>
      <w:r w:rsidR="00992827">
        <w:tab/>
      </w:r>
      <w:r w:rsidR="00992827">
        <w:tab/>
      </w:r>
      <w:r w:rsidR="0A0504DA">
        <w:t>// half/onverhard</w:t>
      </w:r>
      <w:r w:rsidR="00992827">
        <w:tab/>
      </w:r>
      <w:r w:rsidR="00992827">
        <w:tab/>
      </w:r>
      <w:r w:rsidR="0A0504DA" w:rsidRPr="3ECA771E">
        <w:rPr>
          <w:highlight w:val="yellow"/>
        </w:rPr>
        <w:t>// zand</w:t>
      </w:r>
      <w:r w:rsidR="0FB1177E" w:rsidRPr="3ECA771E">
        <w:rPr>
          <w:highlight w:val="yellow"/>
        </w:rPr>
        <w:t>*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FB1177E" w:rsidRPr="3ECA771E">
        <w:rPr>
          <w:highlight w:val="yellow"/>
        </w:rPr>
        <w:t>* met zand wordt bedoeld</w:t>
      </w:r>
      <w:r w:rsidR="0E04BB3E" w:rsidRPr="3ECA771E">
        <w:rPr>
          <w:highlight w:val="yellow"/>
        </w:rPr>
        <w:t xml:space="preserve"> </w:t>
      </w:r>
      <w:r w:rsidR="089DC9A1" w:rsidRPr="3ECA771E">
        <w:rPr>
          <w:highlight w:val="yellow"/>
        </w:rPr>
        <w:t xml:space="preserve">objecten welke niet </w:t>
      </w:r>
      <w:r w:rsidR="6AD4D756" w:rsidRPr="3ECA771E">
        <w:rPr>
          <w:highlight w:val="yellow"/>
        </w:rPr>
        <w:t xml:space="preserve">braak liggen, maar bijvoorbeeld </w:t>
      </w:r>
      <w:r w:rsidR="0F557D9A" w:rsidRPr="3ECA771E">
        <w:rPr>
          <w:highlight w:val="yellow"/>
        </w:rPr>
        <w:t>tussen strand en teenlijn duin.</w:t>
      </w:r>
      <w:r w:rsidR="00992827">
        <w:br/>
      </w:r>
      <w:r w:rsidR="00EE70DB">
        <w:t xml:space="preserve"> </w:t>
      </w:r>
      <w:r w:rsidR="00EE70DB">
        <w:tab/>
      </w:r>
      <w:r w:rsidR="00EE70DB">
        <w:tab/>
      </w:r>
      <w:r w:rsidR="00EE70DB">
        <w:tab/>
      </w:r>
      <w:r w:rsidR="00EE70DB">
        <w:tab/>
      </w:r>
      <w:r w:rsidR="00EE70DB" w:rsidRPr="3ECA771E">
        <w:rPr>
          <w:color w:val="0070C0"/>
        </w:rPr>
        <w:t xml:space="preserve">optie </w:t>
      </w:r>
      <w:proofErr w:type="spellStart"/>
      <w:r w:rsidR="00EE70DB" w:rsidRPr="3ECA771E">
        <w:rPr>
          <w:color w:val="0070C0"/>
        </w:rPr>
        <w:t>ECGeo</w:t>
      </w:r>
      <w:proofErr w:type="spellEnd"/>
      <w:r w:rsidR="00EE70DB" w:rsidRPr="3ECA771E">
        <w:rPr>
          <w:color w:val="0070C0"/>
        </w:rPr>
        <w:t xml:space="preserve"> benoemen: rubber tegels als “kunststof” opnemen of als “tegels” waarna in BOR pakket moet worden  </w:t>
      </w:r>
      <w:r w:rsidR="00EE70DB">
        <w:br/>
      </w:r>
      <w:r w:rsidR="00EE70DB" w:rsidRPr="3ECA771E">
        <w:rPr>
          <w:color w:val="0070C0"/>
        </w:rPr>
        <w:t xml:space="preserve"> </w:t>
      </w:r>
      <w:r w:rsidR="00EE70DB">
        <w:tab/>
      </w:r>
      <w:r w:rsidR="00EE70DB">
        <w:tab/>
      </w:r>
      <w:r w:rsidR="00EE70DB">
        <w:tab/>
      </w:r>
      <w:r w:rsidR="00EE70DB">
        <w:tab/>
      </w:r>
      <w:r w:rsidR="00EE70DB" w:rsidRPr="3ECA771E">
        <w:rPr>
          <w:color w:val="0070C0"/>
        </w:rPr>
        <w:t>aangegeven dat het rubber tegels zijn.</w:t>
      </w:r>
      <w:r w:rsidR="00EE70DB">
        <w:rPr>
          <w:color w:val="0070C0"/>
        </w:rPr>
        <w:br/>
      </w:r>
      <w:r w:rsidR="00992827">
        <w:br/>
      </w:r>
      <w:r w:rsidR="427B97CF" w:rsidRPr="3ECA771E">
        <w:rPr>
          <w:b/>
          <w:bCs/>
          <w:i/>
          <w:iCs/>
        </w:rPr>
        <w:t>BTD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C37E768" w:rsidRPr="3ECA771E">
        <w:rPr>
          <w:b/>
          <w:bCs/>
          <w:i/>
          <w:iCs/>
        </w:rPr>
        <w:t>Begroeid TerreinDeel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5822B0F6">
        <w:t xml:space="preserve">// </w:t>
      </w:r>
      <w:r w:rsidR="03F9A920">
        <w:t>l</w:t>
      </w:r>
      <w:r w:rsidR="361CCEBF">
        <w:t>oofbos</w:t>
      </w:r>
      <w:r w:rsidR="5822B0F6">
        <w:t xml:space="preserve"> </w:t>
      </w:r>
      <w:r w:rsidR="00992827">
        <w:tab/>
      </w:r>
      <w:r w:rsidR="03F9A920">
        <w:t xml:space="preserve">// gemengd bos </w:t>
      </w:r>
      <w:r w:rsidR="00992827">
        <w:tab/>
      </w:r>
      <w:r w:rsidR="03F9A920">
        <w:t>// naaldbos</w:t>
      </w:r>
      <w:r w:rsidR="00992827">
        <w:tab/>
      </w:r>
      <w:r w:rsidR="03F9A920">
        <w:t xml:space="preserve">// </w:t>
      </w:r>
      <w:r w:rsidR="5822B0F6">
        <w:t>heide</w:t>
      </w:r>
      <w:r w:rsidR="00992827">
        <w:tab/>
      </w:r>
      <w:r w:rsidR="5822B0F6">
        <w:t>// struiken</w:t>
      </w:r>
      <w:r w:rsidR="00992827">
        <w:tab/>
      </w:r>
      <w:r w:rsidR="5822B0F6">
        <w:t>// houtwal</w:t>
      </w:r>
      <w:r w:rsidR="00992827">
        <w:tab/>
      </w:r>
      <w:r w:rsidR="00992827">
        <w:tab/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5CAD53D0" w:rsidRPr="3ECA771E">
        <w:rPr>
          <w:highlight w:val="lightGray"/>
        </w:rPr>
        <w:t>// duin -&gt; deze komt in het bronhoudersgebied van LNRW niet voor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30095B84">
        <w:t xml:space="preserve">// grasland overig </w:t>
      </w:r>
      <w:r w:rsidR="00992827">
        <w:tab/>
      </w:r>
      <w:r w:rsidR="30095B84">
        <w:t xml:space="preserve">// moeras </w:t>
      </w:r>
      <w:r w:rsidR="00992827">
        <w:tab/>
      </w:r>
      <w:r w:rsidR="30095B84">
        <w:t>// rietland</w:t>
      </w:r>
      <w:r w:rsidR="00992827">
        <w:tab/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30095B84" w:rsidRPr="3ECA771E">
        <w:rPr>
          <w:highlight w:val="lightGray"/>
        </w:rPr>
        <w:t>// kwelder -&gt; deze komt in het bronhoudersgebied van LNRW niet voor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1234A30E">
        <w:t xml:space="preserve">// fruitteelt </w:t>
      </w:r>
      <w:r w:rsidR="00992827">
        <w:tab/>
      </w:r>
      <w:r w:rsidR="1469E5D7">
        <w:t>// boomteelt</w:t>
      </w:r>
      <w:r w:rsidR="00992827">
        <w:tab/>
      </w:r>
      <w:r w:rsidR="1469E5D7">
        <w:t>// bouwland</w:t>
      </w:r>
      <w:r w:rsidR="00992827">
        <w:tab/>
      </w:r>
      <w:r w:rsidR="1469E5D7">
        <w:t xml:space="preserve">// </w:t>
      </w:r>
      <w:r w:rsidR="09D2774B">
        <w:t>grasland agrarisch</w:t>
      </w:r>
      <w:r w:rsidR="00992827">
        <w:tab/>
      </w:r>
      <w:r w:rsidR="09D2774B">
        <w:t>// groenvoorziening</w:t>
      </w:r>
      <w:r w:rsidR="00992827">
        <w:br/>
      </w:r>
      <w:r w:rsidR="00992827">
        <w:br/>
      </w:r>
      <w:r w:rsidR="169FCE28" w:rsidRPr="3ECA771E">
        <w:rPr>
          <w:b/>
          <w:bCs/>
          <w:sz w:val="28"/>
          <w:szCs w:val="28"/>
        </w:rPr>
        <w:t>WATER</w:t>
      </w:r>
      <w:r w:rsidR="00992827">
        <w:br/>
      </w:r>
      <w:r w:rsidR="169FCE28" w:rsidRPr="3ECA771E">
        <w:rPr>
          <w:b/>
          <w:bCs/>
          <w:i/>
          <w:iCs/>
        </w:rPr>
        <w:t>WTD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7D10C2E7" w:rsidRPr="3ECA771E">
        <w:rPr>
          <w:b/>
          <w:bCs/>
          <w:i/>
          <w:iCs/>
        </w:rPr>
        <w:t>WaterDeel</w:t>
      </w:r>
      <w:r w:rsidR="00992827">
        <w:br/>
      </w:r>
      <w:r w:rsidR="1D2979E8" w:rsidRPr="3ECA771E">
        <w:rPr>
          <w:highlight w:val="lightGray"/>
        </w:rPr>
        <w:t>Zee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1D2979E8" w:rsidRPr="3ECA771E">
        <w:rPr>
          <w:highlight w:val="lightGray"/>
        </w:rPr>
        <w:t>Deze komt in het bronhoudersgebied van LNRW niet voor</w:t>
      </w:r>
      <w:r w:rsidR="00992827">
        <w:br/>
      </w:r>
      <w:r w:rsidR="0100BCB5" w:rsidRPr="3ECA771E">
        <w:rPr>
          <w:highlight w:val="lightGray"/>
        </w:rPr>
        <w:t>Waterloop</w:t>
      </w:r>
      <w:r w:rsidR="00992827">
        <w:tab/>
      </w:r>
      <w:r w:rsidR="00992827">
        <w:tab/>
      </w:r>
      <w:r w:rsidR="00992827">
        <w:tab/>
      </w:r>
      <w:r w:rsidR="5AFB76E2" w:rsidRPr="3ECA771E">
        <w:rPr>
          <w:highlight w:val="lightGray"/>
        </w:rPr>
        <w:t>//</w:t>
      </w:r>
      <w:r w:rsidR="00484D32">
        <w:rPr>
          <w:highlight w:val="lightGray"/>
        </w:rPr>
        <w:t>r</w:t>
      </w:r>
      <w:r w:rsidR="0100BCB5" w:rsidRPr="3ECA771E">
        <w:rPr>
          <w:highlight w:val="lightGray"/>
        </w:rPr>
        <w:t>ivier</w:t>
      </w:r>
      <w:r w:rsidR="00992827">
        <w:tab/>
      </w:r>
      <w:r w:rsidR="00992827">
        <w:tab/>
      </w:r>
      <w:r w:rsidR="0100BCB5" w:rsidRPr="3ECA771E">
        <w:rPr>
          <w:highlight w:val="lightGray"/>
        </w:rPr>
        <w:t>// sloot</w:t>
      </w:r>
      <w:r w:rsidR="00992827">
        <w:tab/>
      </w:r>
      <w:r w:rsidR="00992827">
        <w:tab/>
      </w:r>
      <w:r w:rsidR="0100BCB5" w:rsidRPr="3ECA771E">
        <w:rPr>
          <w:highlight w:val="lightGray"/>
        </w:rPr>
        <w:t>// kanaal</w:t>
      </w:r>
      <w:r w:rsidR="00992827">
        <w:tab/>
      </w:r>
      <w:r w:rsidR="0100BCB5" w:rsidRPr="3ECA771E">
        <w:rPr>
          <w:highlight w:val="lightGray"/>
        </w:rPr>
        <w:t>// beek</w:t>
      </w:r>
      <w:r w:rsidR="00992827">
        <w:tab/>
      </w:r>
      <w:r w:rsidR="00992827">
        <w:tab/>
      </w:r>
      <w:r w:rsidR="0100BCB5" w:rsidRPr="3ECA771E">
        <w:rPr>
          <w:highlight w:val="lightGray"/>
        </w:rPr>
        <w:t>// gracht</w:t>
      </w:r>
      <w:r w:rsidR="00992827">
        <w:tab/>
      </w:r>
      <w:r w:rsidR="0100BCB5" w:rsidRPr="3ECA771E">
        <w:rPr>
          <w:highlight w:val="lightGray"/>
        </w:rPr>
        <w:t>// bron</w:t>
      </w:r>
      <w:r w:rsidR="00992827">
        <w:br/>
      </w:r>
      <w:r w:rsidR="00992827">
        <w:tab/>
      </w:r>
      <w:r w:rsidR="00992827">
        <w:tab/>
      </w:r>
      <w:r w:rsidR="00992827">
        <w:tab/>
      </w:r>
      <w:r w:rsidR="00992827">
        <w:tab/>
      </w:r>
      <w:r w:rsidR="1C9CE187" w:rsidRPr="3ECA771E">
        <w:rPr>
          <w:highlight w:val="lightGray"/>
        </w:rPr>
        <w:t>Nemen we over van de LV (andere bronhouder); wettelijke attributen volstaa</w:t>
      </w:r>
      <w:r w:rsidR="00951AAC">
        <w:rPr>
          <w:highlight w:val="lightGray"/>
        </w:rPr>
        <w:t>t</w:t>
      </w:r>
      <w:r w:rsidR="1C9CE187" w:rsidRPr="3ECA771E">
        <w:rPr>
          <w:highlight w:val="lightGray"/>
        </w:rPr>
        <w:t xml:space="preserve">. </w:t>
      </w:r>
      <w:r w:rsidR="00992827">
        <w:br/>
      </w:r>
      <w:r w:rsidR="5AFB76E2">
        <w:t>Watervlakte</w:t>
      </w:r>
      <w:r w:rsidR="00992827">
        <w:tab/>
      </w:r>
      <w:r w:rsidR="00992827">
        <w:tab/>
      </w:r>
      <w:r w:rsidR="00992827">
        <w:tab/>
      </w:r>
      <w:r w:rsidR="5AFB76E2">
        <w:t xml:space="preserve">// </w:t>
      </w:r>
      <w:r w:rsidR="004D6423">
        <w:t>h</w:t>
      </w:r>
      <w:r w:rsidR="5AFB76E2">
        <w:t>aven</w:t>
      </w:r>
      <w:r w:rsidR="00992827">
        <w:tab/>
      </w:r>
      <w:r w:rsidR="5AFB76E2">
        <w:t>// meer, plas</w:t>
      </w:r>
      <w:r w:rsidR="2FA5DA97">
        <w:t>, ven, vijver</w:t>
      </w:r>
      <w:r w:rsidR="00992827">
        <w:br/>
      </w:r>
      <w:r w:rsidR="1D2979E8">
        <w:t>G</w:t>
      </w:r>
      <w:r w:rsidR="3FDF124F">
        <w:t>reppel / droge sloot</w:t>
      </w:r>
      <w:r w:rsidR="00992827">
        <w:br/>
      </w:r>
      <w:r w:rsidR="00992827">
        <w:br/>
      </w:r>
      <w:r w:rsidR="50D47F9F" w:rsidRPr="3ECA771E">
        <w:rPr>
          <w:b/>
          <w:bCs/>
          <w:i/>
          <w:iCs/>
        </w:rPr>
        <w:t>OWT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488F239F" w:rsidRPr="3ECA771E">
        <w:rPr>
          <w:b/>
          <w:bCs/>
          <w:i/>
          <w:iCs/>
        </w:rPr>
        <w:t>Ondersteunend Waterdeel</w:t>
      </w:r>
      <w:r w:rsidR="00992827">
        <w:br/>
      </w:r>
      <w:r w:rsidR="50D47F9F">
        <w:t>Oever</w:t>
      </w:r>
      <w:r w:rsidR="0FCC93CD">
        <w:t>, slootkant</w:t>
      </w:r>
      <w:r w:rsidR="00992827">
        <w:br/>
      </w:r>
      <w:r w:rsidR="0FCC93CD" w:rsidRPr="3ECA771E">
        <w:rPr>
          <w:highlight w:val="lightGray"/>
        </w:rPr>
        <w:t>Slik</w:t>
      </w:r>
      <w:r w:rsidR="00992827">
        <w:tab/>
      </w:r>
      <w:r w:rsidR="00992827">
        <w:tab/>
      </w:r>
      <w:r w:rsidR="00992827">
        <w:tab/>
      </w:r>
      <w:r w:rsidR="00992827">
        <w:tab/>
      </w:r>
      <w:r w:rsidR="00FB6DAA" w:rsidRPr="3ECA771E">
        <w:rPr>
          <w:highlight w:val="lightGray"/>
        </w:rPr>
        <w:t>Nemen we over van de LV (andere bronhouder); wettelijke attributen volstaa</w:t>
      </w:r>
      <w:r w:rsidR="00951AAC">
        <w:rPr>
          <w:highlight w:val="lightGray"/>
        </w:rPr>
        <w:t>t</w:t>
      </w:r>
      <w:r w:rsidR="00FB6DAA" w:rsidRPr="3ECA771E">
        <w:rPr>
          <w:highlight w:val="lightGray"/>
        </w:rPr>
        <w:t xml:space="preserve">. </w:t>
      </w:r>
      <w:r w:rsidR="00992827">
        <w:br/>
      </w:r>
    </w:p>
    <w:p w14:paraId="1CF3CB6D" w14:textId="3911A953" w:rsidR="00E61A88" w:rsidRDefault="005C210E">
      <w:pPr>
        <w:rPr>
          <w:b/>
          <w:bCs/>
        </w:rPr>
      </w:pPr>
      <w:r>
        <w:br w:type="page"/>
      </w:r>
      <w:r w:rsidR="3BEB6959" w:rsidRPr="3ECA771E">
        <w:rPr>
          <w:b/>
          <w:bCs/>
          <w:sz w:val="28"/>
          <w:szCs w:val="28"/>
        </w:rPr>
        <w:lastRenderedPageBreak/>
        <w:t>BOUWWERK</w:t>
      </w:r>
      <w:r>
        <w:br/>
      </w:r>
      <w:r w:rsidR="3BEB6959" w:rsidRPr="3ECA771E">
        <w:rPr>
          <w:b/>
          <w:bCs/>
          <w:i/>
          <w:iCs/>
        </w:rPr>
        <w:t>P</w:t>
      </w:r>
      <w:r w:rsidR="3CEFCE62" w:rsidRPr="3ECA771E">
        <w:rPr>
          <w:b/>
          <w:bCs/>
          <w:i/>
          <w:iCs/>
        </w:rPr>
        <w:t>AND</w:t>
      </w:r>
      <w:r>
        <w:br/>
      </w:r>
      <w:r>
        <w:tab/>
      </w:r>
      <w:r>
        <w:tab/>
      </w:r>
      <w:r>
        <w:tab/>
      </w:r>
      <w:r>
        <w:tab/>
      </w:r>
      <w:r w:rsidR="479B4ED2" w:rsidRPr="3ECA771E">
        <w:rPr>
          <w:color w:val="0070C0"/>
        </w:rPr>
        <w:t xml:space="preserve">ECGEO: opname van ondergrondse panden (bijv. parkeergarages op RH-1) en overbouw op </w:t>
      </w:r>
      <w:r w:rsidR="241689E7" w:rsidRPr="3ECA771E">
        <w:rPr>
          <w:color w:val="0070C0"/>
        </w:rPr>
        <w:t>RH+1</w:t>
      </w:r>
      <w:r w:rsidR="003A463F">
        <w:rPr>
          <w:color w:val="0070C0"/>
        </w:rPr>
        <w:t xml:space="preserve">. </w:t>
      </w:r>
      <w:r w:rsidR="00372558">
        <w:rPr>
          <w:color w:val="0070C0"/>
        </w:rPr>
        <w:br/>
        <w:t xml:space="preserve"> </w:t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003A463F">
        <w:rPr>
          <w:color w:val="0070C0"/>
        </w:rPr>
        <w:t>Dit past binnen het</w:t>
      </w:r>
      <w:r w:rsidR="00372558">
        <w:rPr>
          <w:color w:val="0070C0"/>
        </w:rPr>
        <w:t xml:space="preserve"> </w:t>
      </w:r>
      <w:r w:rsidR="003A463F">
        <w:rPr>
          <w:color w:val="0070C0"/>
        </w:rPr>
        <w:t xml:space="preserve">informatiemodel. </w:t>
      </w:r>
      <w:r>
        <w:br/>
      </w:r>
      <w:r>
        <w:br/>
      </w:r>
      <w:r w:rsidR="3BEB6959" w:rsidRPr="3ECA771E">
        <w:rPr>
          <w:b/>
          <w:bCs/>
        </w:rPr>
        <w:t>OBW</w:t>
      </w:r>
      <w:r>
        <w:tab/>
      </w:r>
      <w:r>
        <w:tab/>
      </w:r>
      <w:r>
        <w:tab/>
      </w:r>
      <w:r>
        <w:tab/>
      </w:r>
      <w:r w:rsidR="3CAA6D28" w:rsidRPr="3ECA771E">
        <w:rPr>
          <w:b/>
          <w:bCs/>
        </w:rPr>
        <w:t xml:space="preserve">Overig </w:t>
      </w:r>
      <w:proofErr w:type="spellStart"/>
      <w:r w:rsidR="3CAA6D28" w:rsidRPr="3ECA771E">
        <w:rPr>
          <w:b/>
          <w:bCs/>
        </w:rPr>
        <w:t>BouwWerk</w:t>
      </w:r>
      <w:proofErr w:type="spellEnd"/>
      <w:r>
        <w:br/>
      </w:r>
      <w:r w:rsidR="00372558">
        <w:rPr>
          <w:color w:val="0070C0"/>
        </w:rPr>
        <w:t xml:space="preserve"> </w:t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4513CA8A" w:rsidRPr="3ECA771E">
        <w:rPr>
          <w:color w:val="0070C0"/>
        </w:rPr>
        <w:t>Overkapping</w:t>
      </w:r>
      <w:r>
        <w:tab/>
      </w:r>
      <w:r>
        <w:tab/>
      </w:r>
      <w:r>
        <w:tab/>
      </w:r>
      <w:r w:rsidR="4513CA8A" w:rsidRPr="3ECA771E">
        <w:rPr>
          <w:color w:val="0070C0"/>
        </w:rPr>
        <w:t xml:space="preserve">Optie binnen </w:t>
      </w:r>
      <w:proofErr w:type="spellStart"/>
      <w:r w:rsidR="4513CA8A" w:rsidRPr="3ECA771E">
        <w:rPr>
          <w:color w:val="0070C0"/>
        </w:rPr>
        <w:t>ECGeo</w:t>
      </w:r>
      <w:proofErr w:type="spellEnd"/>
      <w:r w:rsidR="4513CA8A" w:rsidRPr="3ECA771E">
        <w:rPr>
          <w:color w:val="0070C0"/>
        </w:rPr>
        <w:t xml:space="preserve">: </w:t>
      </w:r>
      <w:r w:rsidR="79F86D6B" w:rsidRPr="3ECA771E">
        <w:rPr>
          <w:color w:val="0070C0"/>
        </w:rPr>
        <w:t xml:space="preserve">kolommen op RH 0, overkapping op RH1 (denk aan tankstations) </w:t>
      </w:r>
      <w:r w:rsidR="00372558">
        <w:rPr>
          <w:color w:val="0070C0"/>
        </w:rPr>
        <w:br/>
        <w:t xml:space="preserve"> </w:t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00372558">
        <w:rPr>
          <w:color w:val="0070C0"/>
        </w:rPr>
        <w:tab/>
      </w:r>
      <w:r w:rsidR="00D32084">
        <w:rPr>
          <w:color w:val="0070C0"/>
        </w:rPr>
        <w:tab/>
      </w:r>
      <w:r w:rsidR="00D32084">
        <w:rPr>
          <w:color w:val="0070C0"/>
        </w:rPr>
        <w:tab/>
      </w:r>
      <w:r w:rsidR="00D32084">
        <w:rPr>
          <w:color w:val="0070C0"/>
        </w:rPr>
        <w:tab/>
      </w:r>
      <w:r w:rsidR="00D32084">
        <w:rPr>
          <w:color w:val="0070C0"/>
        </w:rPr>
        <w:tab/>
      </w:r>
      <w:r w:rsidR="79F86D6B" w:rsidRPr="3ECA771E">
        <w:rPr>
          <w:color w:val="0070C0"/>
        </w:rPr>
        <w:t xml:space="preserve">om zichtbaarheid op “kaart” te vergroten. </w:t>
      </w:r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7191C64A">
        <w:t>Open loods</w:t>
      </w:r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7191C64A">
        <w:t>Opslagtanks</w:t>
      </w:r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7191C64A">
        <w:t>Bezinkbak</w:t>
      </w:r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7191C64A">
        <w:t>Windturbine</w:t>
      </w:r>
      <w:r>
        <w:tab/>
      </w:r>
      <w:r>
        <w:tab/>
      </w:r>
      <w:r>
        <w:tab/>
      </w:r>
      <w:r w:rsidR="7191C64A">
        <w:t xml:space="preserve">Onderste gedeelte </w:t>
      </w:r>
      <w:r w:rsidR="77F00E6C">
        <w:t>opnemen als pand, bovenste als OBWUP</w:t>
      </w:r>
      <w:r w:rsidR="00522BAC">
        <w:t xml:space="preserve"> </w:t>
      </w:r>
      <w:ins w:id="0" w:author="Rob Smans" w:date="2026-04-12T21:28:00Z" w16du:dateUtc="2026-04-12T19:28:00Z">
        <w:r w:rsidR="00522BAC">
          <w:t xml:space="preserve">conform </w:t>
        </w:r>
      </w:ins>
      <w:hyperlink r:id="rId8" w:history="1">
        <w:r w:rsidR="00522BAC" w:rsidRPr="001B1F2E">
          <w:rPr>
            <w:rStyle w:val="Hyperlink"/>
          </w:rPr>
          <w:t xml:space="preserve">praktijkrichtlijn </w:t>
        </w:r>
        <w:proofErr w:type="spellStart"/>
        <w:r w:rsidR="00522BAC" w:rsidRPr="001B1F2E">
          <w:rPr>
            <w:rStyle w:val="Hyperlink"/>
          </w:rPr>
          <w:t>Geonovum</w:t>
        </w:r>
        <w:proofErr w:type="spellEnd"/>
      </w:hyperlink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77F00E6C">
        <w:t>Lage trafo</w:t>
      </w:r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77F00E6C">
        <w:t>Bassin</w:t>
      </w:r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77F00E6C">
        <w:t>Schuur</w:t>
      </w:r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25903510">
        <w:t>Bunker</w:t>
      </w:r>
      <w:r>
        <w:br/>
      </w:r>
      <w:r w:rsidR="00372558">
        <w:t xml:space="preserve"> </w:t>
      </w:r>
      <w:r w:rsidR="00372558">
        <w:tab/>
      </w:r>
      <w:r w:rsidR="00372558">
        <w:tab/>
      </w:r>
      <w:r w:rsidR="00372558">
        <w:tab/>
      </w:r>
      <w:r w:rsidR="00372558">
        <w:tab/>
      </w:r>
      <w:r w:rsidR="25903510">
        <w:t>Voedersilo</w:t>
      </w:r>
      <w:r>
        <w:br/>
      </w:r>
      <w:r>
        <w:br/>
      </w:r>
      <w:r w:rsidR="17CB044E" w:rsidRPr="3ECA771E">
        <w:rPr>
          <w:b/>
          <w:bCs/>
        </w:rPr>
        <w:t>OBD</w:t>
      </w:r>
      <w:r>
        <w:tab/>
      </w:r>
      <w:r>
        <w:tab/>
      </w:r>
      <w:r>
        <w:tab/>
      </w:r>
      <w:r>
        <w:tab/>
      </w:r>
      <w:proofErr w:type="spellStart"/>
      <w:r w:rsidR="55F30A23" w:rsidRPr="3ECA771E">
        <w:rPr>
          <w:b/>
          <w:bCs/>
        </w:rPr>
        <w:t>OverBruggingsDeel</w:t>
      </w:r>
      <w:proofErr w:type="spellEnd"/>
      <w:r>
        <w:br/>
      </w:r>
      <w:r w:rsidR="3950B931">
        <w:t>Type Overbruggingsdeel</w:t>
      </w:r>
      <w:r>
        <w:tab/>
      </w:r>
      <w:r w:rsidR="119AF79F">
        <w:t xml:space="preserve">// </w:t>
      </w:r>
      <w:r w:rsidR="7461E1A2">
        <w:t>d</w:t>
      </w:r>
      <w:r w:rsidR="6E85E522">
        <w:t>ek</w:t>
      </w:r>
      <w:r>
        <w:tab/>
      </w:r>
      <w:r>
        <w:tab/>
      </w:r>
      <w:r w:rsidR="6E85E522">
        <w:t>// landhoofd</w:t>
      </w:r>
      <w:r>
        <w:tab/>
      </w:r>
      <w:r>
        <w:tab/>
      </w:r>
      <w:r w:rsidR="6E85E522">
        <w:t>// pijler</w:t>
      </w:r>
      <w:r>
        <w:tab/>
      </w:r>
      <w:r>
        <w:tab/>
      </w:r>
      <w:r w:rsidR="6E85E522">
        <w:t>//</w:t>
      </w:r>
      <w:r w:rsidR="3950B931">
        <w:t xml:space="preserve"> sloof</w:t>
      </w:r>
      <w:r>
        <w:tab/>
      </w:r>
      <w:r>
        <w:tab/>
      </w:r>
      <w:r w:rsidR="3950B931">
        <w:t>// pyloon</w:t>
      </w:r>
      <w:r>
        <w:br/>
      </w:r>
      <w:r w:rsidR="119AF79F">
        <w:t>Type Overbrugging</w:t>
      </w:r>
      <w:r>
        <w:tab/>
      </w:r>
      <w:r>
        <w:tab/>
      </w:r>
      <w:r w:rsidR="119AF79F">
        <w:t xml:space="preserve">// </w:t>
      </w:r>
      <w:r w:rsidR="7461E1A2">
        <w:t>brug</w:t>
      </w:r>
      <w:r>
        <w:tab/>
      </w:r>
      <w:r>
        <w:tab/>
      </w:r>
      <w:r w:rsidR="7461E1A2">
        <w:t>// aquaduct</w:t>
      </w:r>
      <w:r>
        <w:tab/>
      </w:r>
      <w:r>
        <w:tab/>
      </w:r>
      <w:r w:rsidR="7461E1A2">
        <w:t>// viaduct</w:t>
      </w:r>
      <w:r>
        <w:tab/>
      </w:r>
      <w:r w:rsidR="7461E1A2">
        <w:t>// ecoduct</w:t>
      </w:r>
      <w:r>
        <w:tab/>
      </w:r>
      <w:r w:rsidR="7461E1A2">
        <w:t>// fly-over</w:t>
      </w:r>
      <w:r>
        <w:br/>
      </w:r>
      <w:r>
        <w:tab/>
      </w:r>
      <w:r>
        <w:tab/>
      </w:r>
      <w:r>
        <w:tab/>
      </w:r>
      <w:r>
        <w:tab/>
      </w:r>
      <w:r>
        <w:br/>
      </w:r>
      <w:r>
        <w:br/>
      </w:r>
      <w:r w:rsidR="7DFAA29D" w:rsidRPr="3ECA771E">
        <w:rPr>
          <w:b/>
          <w:bCs/>
        </w:rPr>
        <w:t>TUN</w:t>
      </w:r>
      <w:r>
        <w:tab/>
      </w:r>
      <w:r>
        <w:tab/>
      </w:r>
      <w:r>
        <w:tab/>
      </w:r>
      <w:r>
        <w:tab/>
      </w:r>
      <w:r w:rsidR="3DA3384C" w:rsidRPr="3ECA771E">
        <w:rPr>
          <w:b/>
          <w:bCs/>
        </w:rPr>
        <w:t>Tunneldeel</w:t>
      </w:r>
      <w:r>
        <w:br/>
      </w:r>
      <w:r>
        <w:br/>
      </w:r>
    </w:p>
    <w:p w14:paraId="7215C8BE" w14:textId="77777777" w:rsidR="00E61A88" w:rsidRDefault="00E61A88">
      <w:pPr>
        <w:rPr>
          <w:b/>
          <w:bCs/>
        </w:rPr>
      </w:pPr>
      <w:r>
        <w:rPr>
          <w:b/>
          <w:bCs/>
        </w:rPr>
        <w:br w:type="page"/>
      </w:r>
    </w:p>
    <w:p w14:paraId="0BA131D8" w14:textId="69CD95C3" w:rsidR="00257D41" w:rsidRDefault="6581F81A">
      <w:r w:rsidRPr="3ECA771E">
        <w:rPr>
          <w:b/>
          <w:bCs/>
        </w:rPr>
        <w:lastRenderedPageBreak/>
        <w:t>KWD</w:t>
      </w:r>
      <w:r w:rsidR="009B6D09">
        <w:tab/>
      </w:r>
      <w:r w:rsidR="009B6D09">
        <w:tab/>
      </w:r>
      <w:r w:rsidR="009B6D09">
        <w:tab/>
      </w:r>
      <w:r w:rsidR="009B6D09">
        <w:tab/>
      </w:r>
      <w:r w:rsidR="57F25E0C" w:rsidRPr="3ECA771E">
        <w:rPr>
          <w:b/>
          <w:bCs/>
        </w:rPr>
        <w:t>KunstWerkDeel</w:t>
      </w:r>
      <w:r w:rsidR="009B6D09">
        <w:br/>
      </w:r>
      <w:r w:rsidR="34F65CEE">
        <w:t xml:space="preserve"> </w:t>
      </w:r>
      <w:r w:rsidR="009B6D09">
        <w:tab/>
      </w:r>
      <w:r w:rsidR="009B6D09">
        <w:tab/>
      </w:r>
      <w:r w:rsidR="009B6D09">
        <w:tab/>
      </w:r>
      <w:r w:rsidR="009B6D09">
        <w:tab/>
      </w:r>
      <w:r w:rsidR="51062AE5">
        <w:t xml:space="preserve">// </w:t>
      </w:r>
      <w:r w:rsidR="63A6365B">
        <w:t>hoogspanningsmast</w:t>
      </w:r>
      <w:r w:rsidR="009B6D09">
        <w:tab/>
      </w:r>
      <w:r w:rsidR="6CCB6C25">
        <w:t xml:space="preserve">: </w:t>
      </w:r>
      <w:r w:rsidR="6CCB6C25" w:rsidRPr="3ECA771E">
        <w:rPr>
          <w:highlight w:val="lightGray"/>
        </w:rPr>
        <w:t>Nemen we over van de LV (andere bronhouder); wettelijke attributen volstaa</w:t>
      </w:r>
      <w:r w:rsidR="15C2FA9C" w:rsidRPr="3ECA771E">
        <w:rPr>
          <w:highlight w:val="lightGray"/>
        </w:rPr>
        <w:t>t</w:t>
      </w:r>
      <w:r w:rsidR="6CCB6C25" w:rsidRPr="3ECA771E">
        <w:rPr>
          <w:highlight w:val="lightGray"/>
        </w:rPr>
        <w:t xml:space="preserve">. </w:t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51062AE5">
        <w:t>// gemaal</w:t>
      </w:r>
      <w:r w:rsidR="6CCB6C25">
        <w:t>: navragen of gemeente deze in eigendom / beheer heeft</w:t>
      </w:r>
      <w:r w:rsidR="009B6D09">
        <w:tab/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51062AE5">
        <w:t>// perron</w:t>
      </w:r>
      <w:r w:rsidR="6CCB6C25">
        <w:t xml:space="preserve">: </w:t>
      </w:r>
      <w:r w:rsidR="6CCB6C25" w:rsidRPr="3ECA771E">
        <w:rPr>
          <w:highlight w:val="lightGray"/>
        </w:rPr>
        <w:t>Nemen we over van de LV (andere bronhouder); wettelijke attributen volstaa</w:t>
      </w:r>
      <w:r w:rsidR="15C2FA9C" w:rsidRPr="3ECA771E">
        <w:rPr>
          <w:highlight w:val="lightGray"/>
        </w:rPr>
        <w:t>t</w:t>
      </w:r>
      <w:r w:rsidR="6CCB6C25" w:rsidRPr="3ECA771E">
        <w:rPr>
          <w:highlight w:val="lightGray"/>
        </w:rPr>
        <w:t xml:space="preserve">. </w:t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51062AE5">
        <w:t>// sluis</w:t>
      </w:r>
      <w:r w:rsidR="6CCB6C25">
        <w:t xml:space="preserve">: </w:t>
      </w:r>
      <w:r w:rsidR="6CCB6C25" w:rsidRPr="3ECA771E">
        <w:rPr>
          <w:highlight w:val="lightGray"/>
        </w:rPr>
        <w:t>Nemen we over van de LV (andere bronhouder); wettelijke attributen volstaa</w:t>
      </w:r>
      <w:r w:rsidR="15C2FA9C" w:rsidRPr="3ECA771E">
        <w:rPr>
          <w:highlight w:val="lightGray"/>
        </w:rPr>
        <w:t>t</w:t>
      </w:r>
      <w:r w:rsidR="6CCB6C25" w:rsidRPr="3ECA771E">
        <w:rPr>
          <w:highlight w:val="lightGray"/>
        </w:rPr>
        <w:t xml:space="preserve">. </w:t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51062AE5">
        <w:t>// strekdam</w:t>
      </w:r>
      <w:r w:rsidR="6CCB6C25">
        <w:t>: komt niet voor in bronhoudersgebied LNRW</w:t>
      </w:r>
      <w:r w:rsidR="009B6D09">
        <w:tab/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3C1FD9FB">
        <w:t>// steiger</w:t>
      </w:r>
      <w:r w:rsidR="6CCB6C25">
        <w:t xml:space="preserve">: </w:t>
      </w:r>
      <w:r w:rsidR="6CCB6C25" w:rsidRPr="3ECA771E">
        <w:rPr>
          <w:highlight w:val="lightGray"/>
        </w:rPr>
        <w:t>Nemen we over van de LV (andere bronhouder); wettelijke attributen volstaa</w:t>
      </w:r>
      <w:r w:rsidR="15C2FA9C" w:rsidRPr="3ECA771E">
        <w:rPr>
          <w:highlight w:val="lightGray"/>
        </w:rPr>
        <w:t>t</w:t>
      </w:r>
      <w:r w:rsidR="6CCB6C25" w:rsidRPr="3ECA771E">
        <w:rPr>
          <w:highlight w:val="lightGray"/>
        </w:rPr>
        <w:t xml:space="preserve">. </w:t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3C1FD9FB" w:rsidRPr="3ECA771E">
        <w:rPr>
          <w:color w:val="0070C0"/>
        </w:rPr>
        <w:t>// stuw</w:t>
      </w:r>
      <w:r w:rsidR="3FCDB169" w:rsidRPr="3ECA771E">
        <w:rPr>
          <w:color w:val="0070C0"/>
        </w:rPr>
        <w:t xml:space="preserve">: navragen of gemeente stuwen in beheer heeft. </w:t>
      </w:r>
      <w:r w:rsidR="009B6D09">
        <w:tab/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3C1FD9FB">
        <w:t>// keermuur</w:t>
      </w:r>
      <w:r w:rsidR="009B6D09">
        <w:tab/>
      </w:r>
      <w:r w:rsidR="3C1FD9FB">
        <w:t>// overkluizing</w:t>
      </w:r>
      <w:r w:rsidR="009B6D09">
        <w:tab/>
      </w:r>
      <w:r w:rsidR="3C1FD9FB">
        <w:t>// duiker</w:t>
      </w:r>
      <w:r w:rsidR="009B6D09">
        <w:tab/>
      </w:r>
      <w:r w:rsidR="3C1FD9FB">
        <w:t>// faunavoorziening</w:t>
      </w:r>
      <w:r w:rsidR="009B6D09">
        <w:tab/>
      </w:r>
      <w:r w:rsidR="3C1FD9FB">
        <w:t>// vispassage</w:t>
      </w:r>
      <w:r w:rsidR="009B6D09">
        <w:tab/>
      </w:r>
      <w:r w:rsidR="3C1FD9FB">
        <w:t>// bodemval</w:t>
      </w:r>
      <w:r w:rsidR="009B6D09">
        <w:tab/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3C1FD9FB">
        <w:t>// coupure</w:t>
      </w:r>
      <w:r w:rsidR="009B6D09">
        <w:tab/>
      </w:r>
      <w:r w:rsidR="3C1FD9FB">
        <w:t>// ponton</w:t>
      </w:r>
      <w:r w:rsidR="009B6D09">
        <w:tab/>
      </w:r>
      <w:r w:rsidR="3C1FD9FB">
        <w:t>// voorde</w:t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267E42D4" w:rsidRPr="3ECA771E">
        <w:rPr>
          <w:highlight w:val="yellow"/>
        </w:rPr>
        <w:t>Indien niet van bronhouder LNRW; dan nemen we deze over van de LV; wettelijke attributen volstaa</w:t>
      </w:r>
      <w:r w:rsidR="15C2FA9C">
        <w:t>t</w:t>
      </w:r>
      <w:r w:rsidR="009B6D09">
        <w:tab/>
      </w:r>
      <w:r w:rsidR="00AC68D7">
        <w:br/>
      </w:r>
      <w:r w:rsidR="009B6D09">
        <w:tab/>
      </w:r>
      <w:r w:rsidR="009B6D09">
        <w:br/>
      </w:r>
      <w:r w:rsidR="5E1E9C72" w:rsidRPr="3ECA771E">
        <w:rPr>
          <w:b/>
          <w:bCs/>
        </w:rPr>
        <w:t>SHD</w:t>
      </w:r>
      <w:r w:rsidR="009B6D09">
        <w:tab/>
      </w:r>
      <w:r w:rsidR="009B6D09">
        <w:tab/>
      </w:r>
      <w:r w:rsidR="009B6D09">
        <w:tab/>
      </w:r>
      <w:r w:rsidR="009B6D09">
        <w:tab/>
      </w:r>
      <w:r w:rsidR="12AE5E49" w:rsidRPr="3ECA771E">
        <w:rPr>
          <w:b/>
          <w:bCs/>
        </w:rPr>
        <w:t>Scheiding</w:t>
      </w:r>
      <w:r w:rsidR="009B6D09">
        <w:br/>
      </w:r>
      <w:r w:rsidR="08C596DF">
        <w:t xml:space="preserve"> </w:t>
      </w:r>
      <w:r w:rsidR="009B6D09">
        <w:tab/>
      </w:r>
      <w:r w:rsidR="009B6D09">
        <w:tab/>
      </w:r>
      <w:r w:rsidR="009B6D09">
        <w:tab/>
      </w:r>
      <w:r w:rsidR="009B6D09">
        <w:tab/>
      </w:r>
      <w:r w:rsidR="5E1E9C72">
        <w:t>// muur</w:t>
      </w:r>
      <w:r w:rsidR="009B6D09">
        <w:tab/>
      </w:r>
      <w:r w:rsidR="009B6D09">
        <w:tab/>
      </w:r>
      <w:r w:rsidR="5E1E9C72">
        <w:t>// kademuur</w:t>
      </w:r>
      <w:r w:rsidR="009B6D09">
        <w:tab/>
      </w:r>
      <w:r w:rsidR="5E1E9C72">
        <w:t>// geluidsscherm</w:t>
      </w:r>
      <w:r w:rsidR="009B6D09">
        <w:tab/>
      </w:r>
      <w:r w:rsidR="7EBA666E">
        <w:t>// damwand</w:t>
      </w:r>
      <w:r w:rsidR="009B6D09">
        <w:br/>
      </w:r>
      <w:r w:rsidR="009B6D09">
        <w:tab/>
      </w:r>
      <w:r w:rsidR="009B6D09">
        <w:tab/>
      </w:r>
      <w:r w:rsidR="009B6D09">
        <w:tab/>
      </w:r>
      <w:r w:rsidR="009B6D09">
        <w:tab/>
      </w:r>
      <w:r w:rsidR="62804DDF">
        <w:t>// walbescherming</w:t>
      </w:r>
      <w:r w:rsidR="009B6D09">
        <w:tab/>
      </w:r>
      <w:r w:rsidR="62804DDF">
        <w:t>// hek</w:t>
      </w:r>
      <w:r w:rsidR="009B6D09">
        <w:tab/>
      </w:r>
      <w:r w:rsidR="62804DDF">
        <w:t>// draadraster</w:t>
      </w:r>
      <w:r w:rsidR="009B6D09">
        <w:tab/>
      </w:r>
      <w:r w:rsidR="009B6D09">
        <w:tab/>
      </w:r>
      <w:r w:rsidR="7EBA666E">
        <w:t>// faunaraster</w:t>
      </w:r>
    </w:p>
    <w:p w14:paraId="531013D1" w14:textId="787AE359" w:rsidR="009E4378" w:rsidRDefault="6CB0B156" w:rsidP="3ECA771E">
      <w:pPr>
        <w:rPr>
          <w:color w:val="0070C0"/>
        </w:rPr>
      </w:pPr>
      <w:r w:rsidRPr="3ECA771E">
        <w:rPr>
          <w:b/>
          <w:bCs/>
        </w:rPr>
        <w:t>FUG</w:t>
      </w:r>
      <w:r w:rsidR="00953AB6">
        <w:tab/>
      </w:r>
      <w:r w:rsidR="00953AB6">
        <w:tab/>
      </w:r>
      <w:r w:rsidR="00953AB6">
        <w:tab/>
      </w:r>
      <w:r w:rsidR="00953AB6">
        <w:tab/>
      </w:r>
      <w:r w:rsidR="0C0F399B" w:rsidRPr="3ECA771E">
        <w:rPr>
          <w:b/>
          <w:bCs/>
        </w:rPr>
        <w:t>Functioneel Gebied</w:t>
      </w:r>
      <w:r w:rsidR="00953AB6">
        <w:br/>
      </w:r>
      <w:r w:rsidR="37F852FB">
        <w:t xml:space="preserve"> </w:t>
      </w:r>
      <w:r w:rsidR="00953AB6">
        <w:tab/>
      </w:r>
      <w:r w:rsidR="00953AB6">
        <w:tab/>
      </w:r>
      <w:r w:rsidR="00953AB6">
        <w:tab/>
      </w:r>
      <w:r w:rsidR="00953AB6">
        <w:tab/>
      </w:r>
      <w:r>
        <w:t>kering</w:t>
      </w:r>
      <w:r w:rsidR="19F75A49">
        <w:t>:</w:t>
      </w:r>
      <w:r w:rsidR="7790D94B">
        <w:t xml:space="preserve"> BGT verplicht</w:t>
      </w:r>
      <w:r w:rsidR="19F75A49">
        <w:t xml:space="preserve"> </w:t>
      </w:r>
      <w:r w:rsidR="19F75A49" w:rsidRPr="3ECA771E">
        <w:rPr>
          <w:highlight w:val="lightGray"/>
        </w:rPr>
        <w:t>Nemen we over van de LV (andere bronhouder); wettelijke attributen volstaa</w:t>
      </w:r>
      <w:r w:rsidR="15C2FA9C" w:rsidRPr="3ECA771E">
        <w:rPr>
          <w:highlight w:val="lightGray"/>
        </w:rPr>
        <w:t>t</w:t>
      </w:r>
      <w:r w:rsidR="19F75A49" w:rsidRPr="3ECA771E">
        <w:rPr>
          <w:highlight w:val="lightGray"/>
        </w:rPr>
        <w:t xml:space="preserve">. </w:t>
      </w:r>
      <w:r w:rsidR="00375615">
        <w:br/>
        <w:t xml:space="preserve"> </w:t>
      </w:r>
      <w:r w:rsidR="00375615">
        <w:tab/>
      </w:r>
      <w:r w:rsidR="00375615">
        <w:tab/>
      </w:r>
      <w:r w:rsidR="00375615">
        <w:tab/>
      </w:r>
      <w:r w:rsidR="00375615">
        <w:tab/>
      </w:r>
      <w:r w:rsidR="00375615" w:rsidRPr="00375615">
        <w:rPr>
          <w:color w:val="0070C0"/>
          <w:sz w:val="20"/>
          <w:szCs w:val="20"/>
        </w:rPr>
        <w:t xml:space="preserve">IMGEO / Optioneel: </w:t>
      </w:r>
      <w:r w:rsidR="00375615" w:rsidRPr="00375615">
        <w:rPr>
          <w:color w:val="0070C0"/>
          <w:sz w:val="20"/>
          <w:szCs w:val="20"/>
        </w:rPr>
        <w:tab/>
        <w:t>uitbreiding niet alleen handig voor snel overzicht gemeenten, maar ook voor eigen doeleinden (afbakeningen).</w:t>
      </w:r>
      <w:r w:rsidR="00375615" w:rsidRPr="00375615">
        <w:rPr>
          <w:color w:val="0070C0"/>
          <w:sz w:val="20"/>
          <w:szCs w:val="20"/>
        </w:rPr>
        <w:br/>
        <w:t xml:space="preserve"> </w:t>
      </w:r>
      <w:r w:rsidR="00375615" w:rsidRPr="00375615">
        <w:rPr>
          <w:color w:val="0070C0"/>
          <w:sz w:val="20"/>
          <w:szCs w:val="20"/>
        </w:rPr>
        <w:tab/>
      </w:r>
      <w:r w:rsidR="00375615" w:rsidRPr="00375615">
        <w:rPr>
          <w:color w:val="0070C0"/>
          <w:sz w:val="20"/>
          <w:szCs w:val="20"/>
        </w:rPr>
        <w:tab/>
      </w:r>
      <w:r w:rsidR="00375615" w:rsidRPr="00375615">
        <w:rPr>
          <w:color w:val="0070C0"/>
          <w:sz w:val="20"/>
          <w:szCs w:val="20"/>
        </w:rPr>
        <w:tab/>
      </w:r>
      <w:r w:rsidR="00375615" w:rsidRPr="00375615">
        <w:rPr>
          <w:color w:val="0070C0"/>
          <w:sz w:val="20"/>
          <w:szCs w:val="20"/>
        </w:rPr>
        <w:tab/>
        <w:t xml:space="preserve">Weinig aan verandering </w:t>
      </w:r>
      <w:proofErr w:type="spellStart"/>
      <w:r w:rsidR="00375615" w:rsidRPr="00375615">
        <w:rPr>
          <w:color w:val="0070C0"/>
          <w:sz w:val="20"/>
          <w:szCs w:val="20"/>
        </w:rPr>
        <w:t>onderheving</w:t>
      </w:r>
      <w:proofErr w:type="spellEnd"/>
      <w:r w:rsidR="00375615" w:rsidRPr="00375615">
        <w:rPr>
          <w:color w:val="0070C0"/>
          <w:sz w:val="20"/>
          <w:szCs w:val="20"/>
        </w:rPr>
        <w:t xml:space="preserve">: impact op </w:t>
      </w:r>
      <w:proofErr w:type="spellStart"/>
      <w:r w:rsidR="00375615" w:rsidRPr="00375615">
        <w:rPr>
          <w:color w:val="0070C0"/>
          <w:sz w:val="20"/>
          <w:szCs w:val="20"/>
        </w:rPr>
        <w:t>bijhouding</w:t>
      </w:r>
      <w:proofErr w:type="spellEnd"/>
      <w:r w:rsidR="00375615" w:rsidRPr="00375615">
        <w:rPr>
          <w:color w:val="0070C0"/>
          <w:sz w:val="20"/>
          <w:szCs w:val="20"/>
        </w:rPr>
        <w:t xml:space="preserve"> klein.</w:t>
      </w:r>
      <w:r w:rsidR="00953AB6" w:rsidRPr="00375615">
        <w:rPr>
          <w:sz w:val="20"/>
          <w:szCs w:val="20"/>
        </w:rPr>
        <w:br/>
      </w:r>
      <w:r w:rsidR="00953AB6" w:rsidRPr="00375615">
        <w:rPr>
          <w:sz w:val="20"/>
          <w:szCs w:val="20"/>
        </w:rPr>
        <w:tab/>
      </w:r>
      <w:r w:rsidR="00953AB6" w:rsidRPr="00375615">
        <w:rPr>
          <w:sz w:val="20"/>
          <w:szCs w:val="20"/>
        </w:rPr>
        <w:tab/>
      </w:r>
      <w:r w:rsidR="00953AB6" w:rsidRPr="00375615">
        <w:rPr>
          <w:sz w:val="20"/>
          <w:szCs w:val="20"/>
        </w:rPr>
        <w:tab/>
      </w:r>
      <w:r w:rsidR="00953AB6" w:rsidRPr="00375615">
        <w:rPr>
          <w:sz w:val="20"/>
          <w:szCs w:val="20"/>
        </w:rPr>
        <w:tab/>
      </w:r>
      <w:r w:rsidR="19F75A49" w:rsidRPr="00375615">
        <w:rPr>
          <w:color w:val="0070C0"/>
          <w:sz w:val="20"/>
          <w:szCs w:val="20"/>
        </w:rPr>
        <w:t xml:space="preserve">ECGEO: stelt voor om de IMGEO / optionele </w:t>
      </w:r>
      <w:r w:rsidR="0CF921CA" w:rsidRPr="00375615">
        <w:rPr>
          <w:color w:val="0070C0"/>
          <w:sz w:val="20"/>
          <w:szCs w:val="20"/>
        </w:rPr>
        <w:t>op te nemen</w:t>
      </w:r>
      <w:r w:rsidR="43B52C55" w:rsidRPr="00375615">
        <w:rPr>
          <w:color w:val="0070C0"/>
          <w:sz w:val="20"/>
          <w:szCs w:val="20"/>
        </w:rPr>
        <w:t>:</w:t>
      </w:r>
      <w:r w:rsidR="0CF921CA" w:rsidRPr="3ECA771E">
        <w:rPr>
          <w:color w:val="0070C0"/>
          <w:sz w:val="20"/>
          <w:szCs w:val="20"/>
        </w:rPr>
        <w:t xml:space="preserve"> 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17635ECB" w:rsidRPr="3ECA771E">
        <w:rPr>
          <w:color w:val="0070C0"/>
          <w:sz w:val="20"/>
          <w:szCs w:val="20"/>
        </w:rPr>
        <w:t>// bedrijvigheid</w:t>
      </w:r>
      <w:r w:rsidR="00953AB6">
        <w:tab/>
      </w:r>
      <w:r w:rsidR="00953AB6">
        <w:tab/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17635ECB" w:rsidRPr="3ECA771E">
        <w:rPr>
          <w:color w:val="0070C0"/>
          <w:sz w:val="20"/>
          <w:szCs w:val="20"/>
        </w:rPr>
        <w:t>// natuur en landschap</w:t>
      </w:r>
      <w:r w:rsidR="00953AB6">
        <w:tab/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17635ECB" w:rsidRPr="3ECA771E">
        <w:rPr>
          <w:color w:val="0070C0"/>
          <w:sz w:val="20"/>
          <w:szCs w:val="20"/>
        </w:rPr>
        <w:t>// landbouw</w:t>
      </w:r>
      <w:r w:rsidR="00953AB6">
        <w:tab/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17635ECB" w:rsidRPr="3ECA771E">
        <w:rPr>
          <w:color w:val="0070C0"/>
          <w:sz w:val="20"/>
          <w:szCs w:val="20"/>
        </w:rPr>
        <w:t>// bewoning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17635ECB" w:rsidRPr="3ECA771E">
        <w:rPr>
          <w:color w:val="0070C0"/>
          <w:sz w:val="20"/>
          <w:szCs w:val="20"/>
        </w:rPr>
        <w:t>// infrastructuur</w:t>
      </w:r>
      <w:r w:rsidR="69721B11" w:rsidRPr="3ECA771E">
        <w:rPr>
          <w:color w:val="0070C0"/>
          <w:sz w:val="20"/>
          <w:szCs w:val="20"/>
        </w:rPr>
        <w:t>:</w:t>
      </w:r>
      <w:r w:rsidR="0FA598E4" w:rsidRPr="3ECA771E">
        <w:rPr>
          <w:color w:val="0070C0"/>
          <w:sz w:val="20"/>
          <w:szCs w:val="20"/>
        </w:rPr>
        <w:t xml:space="preserve"> </w:t>
      </w:r>
      <w:r w:rsidR="00953AB6">
        <w:tab/>
      </w:r>
      <w:r w:rsidR="0FA598E4" w:rsidRPr="3ECA771E">
        <w:rPr>
          <w:color w:val="0070C0"/>
          <w:sz w:val="20"/>
          <w:szCs w:val="20"/>
        </w:rPr>
        <w:t>verkeer en vervoer / waterstaatswerken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0FA598E4" w:rsidRPr="3ECA771E">
        <w:rPr>
          <w:color w:val="0070C0"/>
          <w:sz w:val="20"/>
          <w:szCs w:val="20"/>
        </w:rPr>
        <w:t>// waterbergingsgebied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0FA598E4" w:rsidRPr="3ECA771E">
        <w:rPr>
          <w:color w:val="0070C0"/>
          <w:sz w:val="20"/>
          <w:szCs w:val="20"/>
        </w:rPr>
        <w:t>// maa</w:t>
      </w:r>
      <w:r w:rsidR="516DFF4F" w:rsidRPr="3ECA771E">
        <w:rPr>
          <w:color w:val="0070C0"/>
          <w:sz w:val="20"/>
          <w:szCs w:val="20"/>
        </w:rPr>
        <w:t>tschappelijke en/of publiekelijke voorziening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516DFF4F" w:rsidRPr="3ECA771E">
        <w:rPr>
          <w:color w:val="0070C0"/>
          <w:sz w:val="20"/>
          <w:szCs w:val="20"/>
        </w:rPr>
        <w:t>// begraafplaats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516DFF4F" w:rsidRPr="3ECA771E">
        <w:rPr>
          <w:color w:val="0070C0"/>
          <w:sz w:val="20"/>
          <w:szCs w:val="20"/>
        </w:rPr>
        <w:t>// functioneel beheer</w:t>
      </w:r>
      <w:r w:rsidR="69721B11" w:rsidRPr="3ECA771E">
        <w:rPr>
          <w:color w:val="0070C0"/>
          <w:sz w:val="20"/>
          <w:szCs w:val="20"/>
        </w:rPr>
        <w:t xml:space="preserve">: </w:t>
      </w:r>
      <w:r w:rsidR="00953AB6">
        <w:tab/>
      </w:r>
      <w:r w:rsidR="69721B11" w:rsidRPr="3ECA771E">
        <w:rPr>
          <w:color w:val="0070C0"/>
          <w:sz w:val="20"/>
          <w:szCs w:val="20"/>
        </w:rPr>
        <w:t>hondenuitlaatplaatsen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69721B11" w:rsidRPr="3ECA771E">
        <w:rPr>
          <w:color w:val="0070C0"/>
          <w:sz w:val="20"/>
          <w:szCs w:val="20"/>
        </w:rPr>
        <w:t xml:space="preserve">// </w:t>
      </w:r>
      <w:r w:rsidR="7740CA8C" w:rsidRPr="3ECA771E">
        <w:rPr>
          <w:color w:val="0070C0"/>
          <w:sz w:val="20"/>
          <w:szCs w:val="20"/>
        </w:rPr>
        <w:t>r</w:t>
      </w:r>
      <w:r w:rsidR="69721B11" w:rsidRPr="3ECA771E">
        <w:rPr>
          <w:color w:val="0070C0"/>
          <w:sz w:val="20"/>
          <w:szCs w:val="20"/>
        </w:rPr>
        <w:t xml:space="preserve">ecreatie: </w:t>
      </w:r>
      <w:r w:rsidR="00953AB6">
        <w:tab/>
      </w:r>
      <w:r w:rsidR="00953AB6">
        <w:tab/>
      </w:r>
      <w:r w:rsidR="69721B11" w:rsidRPr="3ECA771E">
        <w:rPr>
          <w:color w:val="0070C0"/>
          <w:sz w:val="20"/>
          <w:szCs w:val="20"/>
        </w:rPr>
        <w:t>speeltuin / park / sportterrein / camping / bungalowpark / volkstuin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7740CA8C" w:rsidRPr="3ECA771E">
        <w:rPr>
          <w:color w:val="0070C0"/>
          <w:sz w:val="20"/>
          <w:szCs w:val="20"/>
        </w:rPr>
        <w:t>// bushalte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7740CA8C" w:rsidRPr="3ECA771E">
        <w:rPr>
          <w:color w:val="0070C0"/>
          <w:sz w:val="20"/>
          <w:szCs w:val="20"/>
        </w:rPr>
        <w:t>// carpoolplaats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46ABAD3A" w:rsidRPr="3ECA771E">
        <w:rPr>
          <w:color w:val="0070C0"/>
          <w:sz w:val="20"/>
          <w:szCs w:val="20"/>
        </w:rPr>
        <w:t>// benzinestation</w:t>
      </w:r>
      <w:r w:rsidR="00953AB6">
        <w:br/>
      </w:r>
      <w:r w:rsidR="00953AB6">
        <w:tab/>
      </w:r>
      <w:r w:rsidR="00953AB6">
        <w:tab/>
      </w:r>
      <w:r w:rsidR="00953AB6">
        <w:tab/>
      </w:r>
      <w:r w:rsidR="00953AB6">
        <w:tab/>
      </w:r>
      <w:r w:rsidR="46ABAD3A" w:rsidRPr="3ECA771E">
        <w:rPr>
          <w:color w:val="0070C0"/>
          <w:sz w:val="20"/>
          <w:szCs w:val="20"/>
        </w:rPr>
        <w:t>// verzorgingsplaats</w:t>
      </w:r>
      <w:r w:rsidR="00953AB6">
        <w:br/>
      </w:r>
      <w:r w:rsidR="00953AB6">
        <w:br/>
      </w:r>
    </w:p>
    <w:p w14:paraId="752AD19D" w14:textId="63B72D29" w:rsidR="009E4378" w:rsidRPr="006F3068" w:rsidRDefault="00AC68D7" w:rsidP="3ECA771E">
      <w:pPr>
        <w:rPr>
          <w:color w:val="0070C0"/>
        </w:rPr>
      </w:pPr>
      <w:r>
        <w:rPr>
          <w:b/>
          <w:bCs/>
        </w:rPr>
        <w:br w:type="page"/>
      </w:r>
      <w:r w:rsidR="632FED80" w:rsidRPr="3ECA771E">
        <w:rPr>
          <w:b/>
          <w:bCs/>
        </w:rPr>
        <w:lastRenderedPageBreak/>
        <w:t>GBI</w:t>
      </w:r>
      <w:r w:rsidR="00953AB6">
        <w:tab/>
      </w:r>
      <w:r w:rsidR="00953AB6">
        <w:tab/>
      </w:r>
      <w:r w:rsidR="00953AB6">
        <w:tab/>
      </w:r>
      <w:r w:rsidR="00953AB6">
        <w:tab/>
      </w:r>
      <w:r w:rsidR="75F2BA93" w:rsidRPr="3ECA771E">
        <w:rPr>
          <w:b/>
          <w:bCs/>
        </w:rPr>
        <w:t>Gebouw Installatie</w:t>
      </w:r>
      <w:r w:rsidR="00953AB6">
        <w:br/>
      </w:r>
      <w:r w:rsidR="632FED80">
        <w:t>Luifel</w:t>
      </w:r>
      <w:r w:rsidR="00953AB6">
        <w:tab/>
      </w:r>
      <w:r w:rsidR="00953AB6">
        <w:tab/>
      </w:r>
      <w:r w:rsidR="00953AB6">
        <w:tab/>
      </w:r>
      <w:r w:rsidR="00953AB6">
        <w:tab/>
      </w:r>
      <w:r w:rsidR="632FED80" w:rsidRPr="3ECA771E">
        <w:rPr>
          <w:color w:val="0070C0"/>
        </w:rPr>
        <w:t xml:space="preserve">ECGEO: geen luifels c.a. </w:t>
      </w:r>
      <w:r w:rsidR="19311440" w:rsidRPr="3ECA771E">
        <w:rPr>
          <w:color w:val="0070C0"/>
        </w:rPr>
        <w:t>registeren in de BGT. Wel luifel-/carportbestand bijhouden t.b.v. mutatiesign</w:t>
      </w:r>
      <w:r w:rsidR="7FDFCEB3" w:rsidRPr="3ECA771E">
        <w:rPr>
          <w:color w:val="0070C0"/>
        </w:rPr>
        <w:t>alering.</w:t>
      </w:r>
      <w:r w:rsidR="00953AB6">
        <w:br/>
      </w:r>
      <w:r w:rsidR="316EFD3D">
        <w:t>Toegangstrap</w:t>
      </w:r>
      <w:r w:rsidR="00953AB6">
        <w:tab/>
      </w:r>
      <w:r w:rsidR="00953AB6">
        <w:tab/>
      </w:r>
      <w:r w:rsidR="00953AB6">
        <w:tab/>
      </w:r>
      <w:r w:rsidR="5658A0C6" w:rsidRPr="3ECA771E">
        <w:rPr>
          <w:color w:val="0070C0"/>
        </w:rPr>
        <w:t>Opname indien op terrein gemeente / openbaar gebied. Op particulier terrein is dit erf.</w:t>
      </w:r>
      <w:r w:rsidR="00953AB6">
        <w:br/>
      </w:r>
      <w:r w:rsidR="00D959CB">
        <w:t>Bordes</w:t>
      </w:r>
      <w:r w:rsidR="00A4573A">
        <w:tab/>
      </w:r>
      <w:r w:rsidR="00A4573A">
        <w:tab/>
      </w:r>
      <w:r w:rsidR="00A4573A">
        <w:tab/>
      </w:r>
      <w:r w:rsidR="00A4573A">
        <w:tab/>
      </w:r>
      <w:r w:rsidR="00D959CB">
        <w:br/>
      </w:r>
      <w:r w:rsidR="00953AB6">
        <w:tab/>
      </w:r>
      <w:r w:rsidR="00953AB6">
        <w:tab/>
      </w:r>
      <w:r w:rsidR="00953AB6">
        <w:br/>
      </w:r>
      <w:r w:rsidR="00F86D69" w:rsidRPr="004316CE">
        <w:rPr>
          <w:b/>
          <w:bCs/>
        </w:rPr>
        <w:t>BAK</w:t>
      </w:r>
      <w:r w:rsidR="00F86D69">
        <w:tab/>
      </w:r>
      <w:r w:rsidR="00F86D69">
        <w:tab/>
      </w:r>
      <w:r w:rsidR="00F86D69">
        <w:tab/>
      </w:r>
      <w:r w:rsidR="00F86D69">
        <w:tab/>
      </w:r>
      <w:r w:rsidR="00102A97">
        <w:br/>
        <w:t xml:space="preserve"> </w:t>
      </w:r>
      <w:r w:rsidR="00102A97">
        <w:tab/>
      </w:r>
      <w:r w:rsidR="00102A97">
        <w:tab/>
      </w:r>
      <w:r w:rsidR="00102A97">
        <w:tab/>
      </w:r>
      <w:r w:rsidR="00102A97">
        <w:tab/>
      </w:r>
      <w:r w:rsidR="00F86D69">
        <w:t>AAP</w:t>
      </w:r>
      <w:r w:rsidR="004316CE">
        <w:t xml:space="preserve"> (</w:t>
      </w:r>
      <w:proofErr w:type="spellStart"/>
      <w:r w:rsidR="004316CE">
        <w:t>afvalapartplaats</w:t>
      </w:r>
      <w:proofErr w:type="spellEnd"/>
      <w:r w:rsidR="004316CE">
        <w:t xml:space="preserve">) </w:t>
      </w:r>
      <w:r w:rsidR="004316CE">
        <w:tab/>
        <w:t>(pakket 2)</w:t>
      </w:r>
      <w:r w:rsidR="004316CE">
        <w:br/>
        <w:t xml:space="preserve"> </w:t>
      </w:r>
      <w:r w:rsidR="004316CE">
        <w:tab/>
      </w:r>
      <w:r w:rsidR="004316CE">
        <w:tab/>
      </w:r>
      <w:r w:rsidR="004316CE">
        <w:tab/>
      </w:r>
      <w:r w:rsidR="004316CE">
        <w:tab/>
        <w:t>Afvalbak</w:t>
      </w:r>
      <w:r w:rsidR="004316CE">
        <w:tab/>
      </w:r>
      <w:r w:rsidR="004316CE">
        <w:tab/>
      </w:r>
      <w:r w:rsidR="004316CE">
        <w:tab/>
        <w:t>(pakket 2)</w:t>
      </w:r>
      <w:r w:rsidR="004316CE">
        <w:br/>
        <w:t xml:space="preserve"> </w:t>
      </w:r>
      <w:r w:rsidR="004316CE">
        <w:tab/>
      </w:r>
      <w:r w:rsidR="004316CE">
        <w:tab/>
      </w:r>
      <w:r w:rsidR="004316CE">
        <w:tab/>
      </w:r>
      <w:r w:rsidR="004316CE">
        <w:tab/>
        <w:t xml:space="preserve">Drinkbak </w:t>
      </w:r>
      <w:r w:rsidR="004316CE">
        <w:tab/>
      </w:r>
      <w:r w:rsidR="004316CE">
        <w:tab/>
      </w:r>
      <w:r w:rsidR="004316CE">
        <w:tab/>
        <w:t>(pakket 3)</w:t>
      </w:r>
      <w:r w:rsidR="004316CE">
        <w:br/>
        <w:t xml:space="preserve"> </w:t>
      </w:r>
      <w:r w:rsidR="004316CE">
        <w:tab/>
      </w:r>
      <w:r w:rsidR="004316CE">
        <w:tab/>
      </w:r>
      <w:r w:rsidR="004316CE">
        <w:tab/>
      </w:r>
      <w:r w:rsidR="004316CE">
        <w:tab/>
        <w:t>Bloembak</w:t>
      </w:r>
      <w:r w:rsidR="004316CE">
        <w:tab/>
      </w:r>
      <w:r w:rsidR="004316CE">
        <w:tab/>
      </w:r>
      <w:r w:rsidR="004316CE">
        <w:tab/>
        <w:t>(pakket 2)</w:t>
      </w:r>
      <w:r w:rsidR="004316CE">
        <w:br/>
        <w:t xml:space="preserve"> </w:t>
      </w:r>
      <w:r w:rsidR="004316CE">
        <w:tab/>
      </w:r>
      <w:r w:rsidR="004316CE">
        <w:tab/>
      </w:r>
      <w:r w:rsidR="004316CE">
        <w:tab/>
      </w:r>
      <w:r w:rsidR="004316CE">
        <w:tab/>
        <w:t xml:space="preserve">Zand- / zoutbak </w:t>
      </w:r>
      <w:r w:rsidR="004316CE">
        <w:tab/>
      </w:r>
      <w:r w:rsidR="004316CE">
        <w:tab/>
        <w:t>(pakket 3)</w:t>
      </w:r>
      <w:r w:rsidR="004316CE">
        <w:br/>
        <w:t xml:space="preserve"> </w:t>
      </w:r>
      <w:r w:rsidR="004316CE">
        <w:tab/>
      </w:r>
      <w:r w:rsidR="004316CE">
        <w:tab/>
      </w:r>
      <w:r w:rsidR="004316CE">
        <w:tab/>
      </w:r>
      <w:r w:rsidR="004316CE">
        <w:tab/>
        <w:t xml:space="preserve">Container </w:t>
      </w:r>
      <w:r w:rsidR="004316CE">
        <w:tab/>
      </w:r>
      <w:r w:rsidR="004316CE">
        <w:tab/>
      </w:r>
      <w:r w:rsidR="004316CE">
        <w:tab/>
        <w:t>(pakket 2)</w:t>
      </w:r>
      <w:r w:rsidR="004316CE">
        <w:br/>
      </w:r>
      <w:r w:rsidR="004316CE" w:rsidRPr="004316CE">
        <w:rPr>
          <w:color w:val="0070C0"/>
        </w:rPr>
        <w:t xml:space="preserve"> </w:t>
      </w:r>
      <w:r w:rsidR="004316CE" w:rsidRPr="004316CE">
        <w:rPr>
          <w:color w:val="0070C0"/>
        </w:rPr>
        <w:tab/>
      </w:r>
      <w:r w:rsidR="004316CE" w:rsidRPr="004316CE">
        <w:rPr>
          <w:color w:val="0070C0"/>
        </w:rPr>
        <w:tab/>
      </w:r>
      <w:r w:rsidR="004316CE" w:rsidRPr="004316CE">
        <w:rPr>
          <w:color w:val="0070C0"/>
        </w:rPr>
        <w:tab/>
      </w:r>
      <w:r w:rsidR="004316CE" w:rsidRPr="004316CE">
        <w:rPr>
          <w:color w:val="0070C0"/>
        </w:rPr>
        <w:tab/>
        <w:t>ECGEO: optie om de dispenser op te nemen als een BAK type “leeg”</w:t>
      </w:r>
      <w:r w:rsidR="004316CE">
        <w:rPr>
          <w:color w:val="0070C0"/>
        </w:rPr>
        <w:t xml:space="preserve"> </w:t>
      </w:r>
      <w:r w:rsidR="004316CE" w:rsidRPr="004316CE">
        <w:rPr>
          <w:color w:val="0070C0"/>
          <w:highlight w:val="yellow"/>
        </w:rPr>
        <w:t xml:space="preserve">= pakket </w:t>
      </w:r>
      <w:r w:rsidR="00976C0B">
        <w:rPr>
          <w:color w:val="0070C0"/>
          <w:highlight w:val="yellow"/>
        </w:rPr>
        <w:t>2</w:t>
      </w:r>
      <w:r w:rsidR="004316CE" w:rsidRPr="004316CE">
        <w:rPr>
          <w:color w:val="0070C0"/>
          <w:highlight w:val="yellow"/>
        </w:rPr>
        <w:t>?</w:t>
      </w:r>
      <w:r w:rsidR="00F86D69">
        <w:br/>
      </w:r>
      <w:r w:rsidR="00953AB6">
        <w:br/>
      </w:r>
      <w:r w:rsidR="00963473">
        <w:br/>
      </w:r>
      <w:r w:rsidR="00963473" w:rsidRPr="006F3068">
        <w:rPr>
          <w:b/>
          <w:bCs/>
        </w:rPr>
        <w:t>BORD</w:t>
      </w:r>
      <w:r w:rsidR="00963473">
        <w:tab/>
      </w:r>
      <w:r w:rsidR="00963473">
        <w:tab/>
      </w:r>
      <w:r w:rsidR="00963473">
        <w:tab/>
      </w:r>
      <w:r w:rsidR="00963473">
        <w:tab/>
      </w:r>
      <w:r w:rsidR="00102A97">
        <w:t>(alles pakket 3)</w:t>
      </w:r>
      <w:r w:rsidR="00102A97">
        <w:br/>
        <w:t xml:space="preserve"> </w:t>
      </w:r>
      <w:r w:rsidR="00102A97">
        <w:tab/>
      </w:r>
      <w:r w:rsidR="00102A97">
        <w:tab/>
      </w:r>
      <w:r w:rsidR="00102A97">
        <w:tab/>
      </w:r>
      <w:r w:rsidR="00102A97">
        <w:tab/>
      </w:r>
      <w:r w:rsidR="00963473">
        <w:t>Informatiebord</w:t>
      </w:r>
      <w:r w:rsidR="00102A97">
        <w:tab/>
      </w:r>
      <w:r w:rsidR="00963473">
        <w:br/>
        <w:t xml:space="preserve"> </w:t>
      </w:r>
      <w:r w:rsidR="00963473">
        <w:tab/>
      </w:r>
      <w:r w:rsidR="00963473">
        <w:tab/>
      </w:r>
      <w:r w:rsidR="00963473">
        <w:tab/>
      </w:r>
      <w:r w:rsidR="00963473">
        <w:tab/>
        <w:t>Plaatsnaambord</w:t>
      </w:r>
      <w:r w:rsidR="00963473">
        <w:br/>
        <w:t xml:space="preserve"> </w:t>
      </w:r>
      <w:r w:rsidR="00963473">
        <w:tab/>
      </w:r>
      <w:r w:rsidR="00963473">
        <w:tab/>
      </w:r>
      <w:r w:rsidR="00963473">
        <w:tab/>
      </w:r>
      <w:r w:rsidR="00963473">
        <w:tab/>
        <w:t>Straatnaambord</w:t>
      </w:r>
      <w:r w:rsidR="00963473">
        <w:br/>
        <w:t xml:space="preserve"> </w:t>
      </w:r>
      <w:r w:rsidR="00963473">
        <w:tab/>
      </w:r>
      <w:r w:rsidR="00963473">
        <w:tab/>
      </w:r>
      <w:r w:rsidR="00963473">
        <w:tab/>
      </w:r>
      <w:r w:rsidR="00963473">
        <w:tab/>
        <w:t>Scheepvaartbord</w:t>
      </w:r>
      <w:r w:rsidR="00963473">
        <w:br/>
        <w:t xml:space="preserve"> </w:t>
      </w:r>
      <w:r w:rsidR="00963473">
        <w:tab/>
      </w:r>
      <w:r w:rsidR="00963473">
        <w:tab/>
      </w:r>
      <w:r w:rsidR="00963473">
        <w:tab/>
      </w:r>
      <w:r w:rsidR="00963473">
        <w:tab/>
        <w:t>Verklikker transportleiding</w:t>
      </w:r>
      <w:r w:rsidR="00963473">
        <w:br/>
        <w:t xml:space="preserve"> </w:t>
      </w:r>
      <w:r w:rsidR="00963473">
        <w:tab/>
      </w:r>
      <w:r w:rsidR="00963473">
        <w:tab/>
      </w:r>
      <w:r w:rsidR="00963473">
        <w:tab/>
      </w:r>
      <w:r w:rsidR="00963473">
        <w:tab/>
        <w:t>Reclamebord</w:t>
      </w:r>
      <w:r w:rsidR="00963473">
        <w:br/>
        <w:t xml:space="preserve"> </w:t>
      </w:r>
      <w:r w:rsidR="00963473">
        <w:tab/>
      </w:r>
      <w:r w:rsidR="00963473">
        <w:tab/>
      </w:r>
      <w:r w:rsidR="00963473">
        <w:tab/>
      </w:r>
      <w:r w:rsidR="00963473">
        <w:tab/>
        <w:t>Wegwijzer</w:t>
      </w:r>
      <w:r w:rsidR="00963473">
        <w:br/>
        <w:t xml:space="preserve"> </w:t>
      </w:r>
      <w:r w:rsidR="00963473">
        <w:tab/>
      </w:r>
      <w:r w:rsidR="00963473">
        <w:tab/>
      </w:r>
      <w:r w:rsidR="00963473">
        <w:tab/>
      </w:r>
      <w:r w:rsidR="00963473">
        <w:tab/>
        <w:t>Waarschuwingshek</w:t>
      </w:r>
      <w:r w:rsidR="00963473">
        <w:br/>
        <w:t xml:space="preserve"> </w:t>
      </w:r>
      <w:r w:rsidR="00963473">
        <w:tab/>
      </w:r>
      <w:r w:rsidR="00963473">
        <w:tab/>
      </w:r>
      <w:r w:rsidR="00963473">
        <w:tab/>
      </w:r>
      <w:r w:rsidR="00963473">
        <w:tab/>
        <w:t>Dynamische snelheidsindicator</w:t>
      </w:r>
      <w:r w:rsidR="006F3068">
        <w:br/>
      </w:r>
      <w:r w:rsidR="006F3068">
        <w:tab/>
      </w:r>
      <w:r w:rsidR="006F3068">
        <w:tab/>
      </w:r>
      <w:r w:rsidR="006F3068">
        <w:tab/>
      </w:r>
      <w:r w:rsidR="006F3068">
        <w:tab/>
      </w:r>
      <w:r w:rsidR="006F3068" w:rsidRPr="006F3068">
        <w:rPr>
          <w:color w:val="0070C0"/>
        </w:rPr>
        <w:t>ECGEO: verkeersbord</w:t>
      </w:r>
      <w:r w:rsidR="009479A6">
        <w:rPr>
          <w:color w:val="0070C0"/>
        </w:rPr>
        <w:t>(*)</w:t>
      </w:r>
      <w:r w:rsidR="006F3068" w:rsidRPr="006F3068">
        <w:rPr>
          <w:color w:val="0070C0"/>
        </w:rPr>
        <w:t xml:space="preserve"> wordt niet opgenomen omdat altijd de paal wordt opgenomen. </w:t>
      </w:r>
      <w:r w:rsidR="006F3068" w:rsidRPr="006F3068">
        <w:rPr>
          <w:color w:val="0070C0"/>
        </w:rPr>
        <w:br/>
        <w:t xml:space="preserve"> </w:t>
      </w:r>
      <w:r w:rsidR="006F3068" w:rsidRPr="006F3068">
        <w:rPr>
          <w:color w:val="0070C0"/>
        </w:rPr>
        <w:tab/>
      </w:r>
      <w:r w:rsidR="006F3068" w:rsidRPr="006F3068">
        <w:rPr>
          <w:color w:val="0070C0"/>
        </w:rPr>
        <w:tab/>
      </w:r>
      <w:r w:rsidR="006F3068" w:rsidRPr="006F3068">
        <w:rPr>
          <w:color w:val="0070C0"/>
        </w:rPr>
        <w:tab/>
      </w:r>
      <w:r w:rsidR="006F3068" w:rsidRPr="006F3068">
        <w:rPr>
          <w:color w:val="0070C0"/>
        </w:rPr>
        <w:tab/>
        <w:t xml:space="preserve">Het soort bord en/of het aantal borden, kan in  het BOR-pakket toegevoegd worden aan de paal. </w:t>
      </w:r>
      <w:r w:rsidR="009479A6">
        <w:rPr>
          <w:color w:val="0070C0"/>
        </w:rPr>
        <w:br/>
        <w:t xml:space="preserve"> </w:t>
      </w:r>
      <w:r w:rsidR="009479A6">
        <w:rPr>
          <w:color w:val="0070C0"/>
        </w:rPr>
        <w:tab/>
      </w:r>
      <w:r w:rsidR="009479A6">
        <w:rPr>
          <w:color w:val="0070C0"/>
        </w:rPr>
        <w:tab/>
      </w:r>
      <w:r w:rsidR="009479A6">
        <w:rPr>
          <w:color w:val="0070C0"/>
        </w:rPr>
        <w:tab/>
      </w:r>
      <w:r w:rsidR="009479A6">
        <w:rPr>
          <w:color w:val="0070C0"/>
        </w:rPr>
        <w:tab/>
        <w:t>(*) eventueel landelijke dataset borden erbij halen voor verdere verrijking).</w:t>
      </w:r>
    </w:p>
    <w:p w14:paraId="31028208" w14:textId="6C95E50C" w:rsidR="3ECA771E" w:rsidRDefault="005F22A7">
      <w:r w:rsidRPr="00E23751">
        <w:rPr>
          <w:b/>
          <w:bCs/>
        </w:rPr>
        <w:t>INSTALLATIE</w:t>
      </w:r>
      <w:r w:rsidR="00E23751">
        <w:tab/>
      </w:r>
      <w:r w:rsidR="00E23751">
        <w:tab/>
      </w:r>
      <w:r w:rsidR="00E23751">
        <w:tab/>
        <w:t>(alles pakket 3)</w:t>
      </w:r>
      <w:r>
        <w:br/>
        <w:t xml:space="preserve"> </w:t>
      </w:r>
      <w:r>
        <w:tab/>
      </w:r>
      <w:r>
        <w:tab/>
      </w:r>
      <w:r>
        <w:tab/>
      </w:r>
      <w:r>
        <w:tab/>
      </w:r>
      <w:r w:rsidR="00E23751">
        <w:t>Pomp</w:t>
      </w:r>
      <w:r w:rsidR="00E23751">
        <w:br/>
        <w:t xml:space="preserve"> </w:t>
      </w:r>
      <w:r w:rsidR="00E23751">
        <w:tab/>
      </w:r>
      <w:r w:rsidR="00E23751">
        <w:tab/>
      </w:r>
      <w:r w:rsidR="00E23751">
        <w:tab/>
      </w:r>
      <w:r w:rsidR="00E23751">
        <w:tab/>
        <w:t>Zonnepaneel</w:t>
      </w:r>
    </w:p>
    <w:p w14:paraId="18D8F9FF" w14:textId="09CAD540" w:rsidR="00E23751" w:rsidRDefault="00E23751">
      <w:r>
        <w:br/>
      </w:r>
    </w:p>
    <w:p w14:paraId="4563BE15" w14:textId="77777777" w:rsidR="00E23751" w:rsidRDefault="00E23751">
      <w:r>
        <w:br w:type="page"/>
      </w:r>
    </w:p>
    <w:p w14:paraId="4C418CFE" w14:textId="318F8579" w:rsidR="006F3068" w:rsidRPr="00B33FEE" w:rsidRDefault="00E23751">
      <w:r w:rsidRPr="00B33FEE">
        <w:rPr>
          <w:b/>
          <w:bCs/>
        </w:rPr>
        <w:lastRenderedPageBreak/>
        <w:t>KAST</w:t>
      </w:r>
      <w:r w:rsidR="00206824">
        <w:rPr>
          <w:b/>
          <w:bCs/>
        </w:rPr>
        <w:tab/>
      </w:r>
      <w:r w:rsidR="00206824">
        <w:rPr>
          <w:b/>
          <w:bCs/>
        </w:rPr>
        <w:tab/>
      </w:r>
      <w:r w:rsidR="00206824">
        <w:rPr>
          <w:b/>
          <w:bCs/>
        </w:rPr>
        <w:tab/>
      </w:r>
      <w:r w:rsidR="00206824">
        <w:rPr>
          <w:b/>
          <w:bCs/>
        </w:rPr>
        <w:tab/>
      </w:r>
      <w:r w:rsidR="00206824" w:rsidRPr="00206824">
        <w:t>(alles pakket 3)</w:t>
      </w:r>
      <w:r>
        <w:br/>
      </w:r>
      <w:r>
        <w:tab/>
      </w:r>
      <w:r>
        <w:tab/>
      </w:r>
      <w:r w:rsidR="00650718">
        <w:tab/>
      </w:r>
      <w:r w:rsidR="00650718">
        <w:tab/>
        <w:t>CAI-kast</w:t>
      </w:r>
      <w:r w:rsidR="00650718">
        <w:br/>
      </w:r>
      <w:r w:rsidR="00650718">
        <w:tab/>
      </w:r>
      <w:r w:rsidR="00650718">
        <w:tab/>
      </w:r>
      <w:r w:rsidR="00650718">
        <w:tab/>
      </w:r>
      <w:r w:rsidR="00650718">
        <w:tab/>
        <w:t>Electrakast</w:t>
      </w:r>
      <w:r w:rsidR="00650718">
        <w:br/>
        <w:t xml:space="preserve"> </w:t>
      </w:r>
      <w:r w:rsidR="00650718">
        <w:tab/>
      </w:r>
      <w:r w:rsidR="00650718">
        <w:tab/>
      </w:r>
      <w:r w:rsidR="00650718">
        <w:tab/>
      </w:r>
      <w:r w:rsidR="00650718">
        <w:tab/>
      </w:r>
      <w:proofErr w:type="spellStart"/>
      <w:r w:rsidR="00650718">
        <w:t>Gaskast</w:t>
      </w:r>
      <w:proofErr w:type="spellEnd"/>
      <w:r w:rsidR="00650718">
        <w:br/>
      </w:r>
      <w:r w:rsidR="00650718">
        <w:tab/>
      </w:r>
      <w:r w:rsidR="00650718">
        <w:tab/>
      </w:r>
      <w:r w:rsidR="00650718">
        <w:tab/>
      </w:r>
      <w:r w:rsidR="00650718">
        <w:tab/>
        <w:t>Telecomkast</w:t>
      </w:r>
      <w:r w:rsidR="00650718">
        <w:br/>
      </w:r>
      <w:r w:rsidR="00650718">
        <w:tab/>
      </w:r>
      <w:r w:rsidR="00650718">
        <w:tab/>
      </w:r>
      <w:r w:rsidR="00650718">
        <w:tab/>
      </w:r>
      <w:r w:rsidR="00650718">
        <w:tab/>
        <w:t>Rioolkast</w:t>
      </w:r>
      <w:r w:rsidR="00650718">
        <w:br/>
      </w:r>
      <w:r w:rsidR="00650718">
        <w:tab/>
      </w:r>
      <w:r w:rsidR="00650718">
        <w:tab/>
      </w:r>
      <w:r w:rsidR="00650718">
        <w:tab/>
      </w:r>
      <w:r w:rsidR="00650718">
        <w:tab/>
        <w:t>Openbare verlichtingskast</w:t>
      </w:r>
      <w:r w:rsidR="00650718">
        <w:br/>
      </w:r>
      <w:r w:rsidR="00650718">
        <w:tab/>
      </w:r>
      <w:r w:rsidR="00650718">
        <w:tab/>
      </w:r>
      <w:r w:rsidR="00650718">
        <w:tab/>
      </w:r>
      <w:r w:rsidR="00650718">
        <w:tab/>
      </w:r>
      <w:proofErr w:type="spellStart"/>
      <w:r w:rsidR="00650718">
        <w:t>Telkast</w:t>
      </w:r>
      <w:proofErr w:type="spellEnd"/>
      <w:r w:rsidR="00650718">
        <w:br/>
      </w:r>
      <w:r w:rsidR="00650718">
        <w:tab/>
      </w:r>
      <w:r w:rsidR="00650718">
        <w:tab/>
      </w:r>
      <w:r w:rsidR="00650718">
        <w:tab/>
      </w:r>
      <w:r w:rsidR="00650718">
        <w:tab/>
        <w:t>GMS kast</w:t>
      </w:r>
      <w:r w:rsidR="00650718">
        <w:br/>
      </w:r>
      <w:r w:rsidR="00650718">
        <w:tab/>
      </w:r>
      <w:r w:rsidR="00650718">
        <w:tab/>
      </w:r>
      <w:r w:rsidR="00650718">
        <w:tab/>
      </w:r>
      <w:r w:rsidR="00650718">
        <w:tab/>
        <w:t>Poller bedieningskast</w:t>
      </w:r>
      <w:r w:rsidR="00650718">
        <w:br/>
      </w:r>
      <w:r w:rsidR="00650718">
        <w:tab/>
      </w:r>
      <w:r w:rsidR="00650718">
        <w:tab/>
      </w:r>
      <w:r w:rsidR="00650718">
        <w:tab/>
      </w:r>
      <w:r w:rsidR="00650718">
        <w:tab/>
        <w:t>Verkeersregelinstallatiekast</w:t>
      </w:r>
      <w:r w:rsidR="00650718">
        <w:br/>
      </w:r>
      <w:r w:rsidR="00650718" w:rsidRPr="00B33FEE">
        <w:rPr>
          <w:color w:val="0070C0"/>
        </w:rPr>
        <w:tab/>
      </w:r>
      <w:r w:rsidR="00650718" w:rsidRPr="00B33FEE">
        <w:rPr>
          <w:color w:val="0070C0"/>
        </w:rPr>
        <w:tab/>
      </w:r>
      <w:r w:rsidR="00650718" w:rsidRPr="00B33FEE">
        <w:rPr>
          <w:color w:val="0070C0"/>
        </w:rPr>
        <w:tab/>
      </w:r>
      <w:r w:rsidR="00650718" w:rsidRPr="00B33FEE">
        <w:rPr>
          <w:color w:val="0070C0"/>
        </w:rPr>
        <w:tab/>
        <w:t xml:space="preserve">ECGEO: </w:t>
      </w:r>
      <w:r w:rsidR="00B33FEE" w:rsidRPr="00B33FEE">
        <w:rPr>
          <w:color w:val="0070C0"/>
        </w:rPr>
        <w:t xml:space="preserve">een </w:t>
      </w:r>
      <w:r w:rsidR="00ED6F86">
        <w:rPr>
          <w:color w:val="0070C0"/>
        </w:rPr>
        <w:t>evenementen</w:t>
      </w:r>
      <w:r w:rsidR="00B33FEE" w:rsidRPr="00B33FEE">
        <w:rPr>
          <w:color w:val="0070C0"/>
        </w:rPr>
        <w:t>kast  kan worden opgenomen als een kast type “leeg”</w:t>
      </w:r>
    </w:p>
    <w:p w14:paraId="3D954B26" w14:textId="6E05FEA2" w:rsidR="006F3068" w:rsidRPr="00206824" w:rsidRDefault="00206824">
      <w:pPr>
        <w:rPr>
          <w:b/>
          <w:bCs/>
        </w:rPr>
      </w:pPr>
      <w:r w:rsidRPr="00206824">
        <w:rPr>
          <w:b/>
          <w:bCs/>
        </w:rPr>
        <w:t>Paal</w:t>
      </w:r>
      <w:r w:rsidR="00371220">
        <w:rPr>
          <w:b/>
          <w:bCs/>
        </w:rPr>
        <w:tab/>
      </w:r>
      <w:r w:rsidR="00371220" w:rsidRPr="00371220">
        <w:tab/>
      </w:r>
      <w:r w:rsidR="00371220" w:rsidRPr="00371220">
        <w:tab/>
      </w:r>
      <w:r w:rsidR="00371220" w:rsidRPr="00371220">
        <w:tab/>
        <w:t>(alles pakket 3)</w:t>
      </w:r>
      <w:r w:rsidR="00371220">
        <w:t xml:space="preserve"> 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Lichtmast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Verkeersbordpaal</w:t>
      </w:r>
      <w:r w:rsidR="004E6997">
        <w:t xml:space="preserve"> (*) 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Haltepaal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Vlaggenmast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Afsluitpaal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Sirene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Peilbuis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Poller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Portaal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Verkeersregelinstallatiepaal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Drukknoppaal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Grensmarkering</w:t>
      </w:r>
      <w:r w:rsidR="00371220">
        <w:br/>
      </w:r>
      <w:r w:rsidR="00371220">
        <w:tab/>
      </w:r>
      <w:r w:rsidR="00371220">
        <w:tab/>
      </w:r>
      <w:r w:rsidR="00371220">
        <w:tab/>
      </w:r>
      <w:r w:rsidR="00371220">
        <w:tab/>
        <w:t>Hectometerpaal</w:t>
      </w:r>
      <w:r w:rsidR="00371220">
        <w:br/>
      </w:r>
      <w:r w:rsidR="00371220" w:rsidRPr="00371220">
        <w:rPr>
          <w:color w:val="0070C0"/>
        </w:rPr>
        <w:tab/>
      </w:r>
      <w:r w:rsidR="00371220" w:rsidRPr="00371220">
        <w:rPr>
          <w:color w:val="0070C0"/>
        </w:rPr>
        <w:tab/>
      </w:r>
      <w:r w:rsidR="00371220" w:rsidRPr="00371220">
        <w:rPr>
          <w:color w:val="0070C0"/>
        </w:rPr>
        <w:tab/>
      </w:r>
      <w:r w:rsidR="00371220" w:rsidRPr="00371220">
        <w:rPr>
          <w:color w:val="0070C0"/>
        </w:rPr>
        <w:tab/>
        <w:t>ECGEO: een laadpaal kan worden opgenomen als een paal type “leeg”</w:t>
      </w:r>
      <w:r w:rsidR="004E6997">
        <w:rPr>
          <w:color w:val="0070C0"/>
        </w:rPr>
        <w:br/>
        <w:t xml:space="preserve"> </w:t>
      </w:r>
      <w:r w:rsidR="004E6997">
        <w:rPr>
          <w:color w:val="0070C0"/>
        </w:rPr>
        <w:tab/>
      </w:r>
      <w:r w:rsidR="004E6997">
        <w:rPr>
          <w:color w:val="0070C0"/>
        </w:rPr>
        <w:tab/>
      </w:r>
      <w:r w:rsidR="004E6997">
        <w:rPr>
          <w:color w:val="0070C0"/>
        </w:rPr>
        <w:tab/>
      </w:r>
      <w:r w:rsidR="004E6997">
        <w:rPr>
          <w:color w:val="0070C0"/>
        </w:rPr>
        <w:tab/>
        <w:t xml:space="preserve">(*) eventueel landelijke dataset borden erbij halen voor verdere verrijking). </w:t>
      </w:r>
    </w:p>
    <w:p w14:paraId="07E3A606" w14:textId="77777777" w:rsidR="3ECA771E" w:rsidRDefault="3ECA771E" w:rsidP="3ECA771E"/>
    <w:p w14:paraId="0328130D" w14:textId="03035520" w:rsidR="00371220" w:rsidRDefault="00371220">
      <w:r>
        <w:br w:type="page"/>
      </w:r>
    </w:p>
    <w:p w14:paraId="31E5601A" w14:textId="16CA9692" w:rsidR="00206824" w:rsidRPr="000D0862" w:rsidRDefault="00371220" w:rsidP="3ECA771E">
      <w:r w:rsidRPr="000D0862">
        <w:rPr>
          <w:b/>
          <w:bCs/>
        </w:rPr>
        <w:lastRenderedPageBreak/>
        <w:t>PUT</w:t>
      </w:r>
      <w:r w:rsidRPr="000D0862">
        <w:rPr>
          <w:b/>
          <w:bCs/>
        </w:rPr>
        <w:tab/>
      </w:r>
      <w:r w:rsidRPr="000D0862">
        <w:rPr>
          <w:b/>
          <w:bCs/>
        </w:rPr>
        <w:tab/>
      </w:r>
      <w:r w:rsidRPr="000D0862">
        <w:rPr>
          <w:b/>
          <w:bCs/>
        </w:rPr>
        <w:tab/>
      </w:r>
      <w:r w:rsidR="00C47CDA" w:rsidRPr="000D0862">
        <w:rPr>
          <w:b/>
          <w:bCs/>
        </w:rPr>
        <w:br/>
      </w:r>
      <w:r w:rsidR="00C47CDA" w:rsidRPr="000D0862">
        <w:tab/>
      </w:r>
      <w:r w:rsidR="00C47CDA" w:rsidRPr="000D0862">
        <w:tab/>
      </w:r>
      <w:r w:rsidR="00C47CDA" w:rsidRPr="000D0862">
        <w:tab/>
      </w:r>
      <w:r w:rsidR="00C47CDA" w:rsidRPr="000D0862">
        <w:tab/>
        <w:t>Benzine / olieput</w:t>
      </w:r>
      <w:r w:rsidR="00C47CDA" w:rsidRPr="000D0862">
        <w:tab/>
      </w:r>
      <w:r w:rsidR="00C47CDA" w:rsidRPr="000D0862">
        <w:tab/>
        <w:t>(pakket 3)</w:t>
      </w:r>
      <w:r w:rsidR="00C47CDA" w:rsidRPr="000D0862">
        <w:br/>
      </w:r>
      <w:r w:rsidR="00C47CDA" w:rsidRPr="000D0862">
        <w:tab/>
      </w:r>
      <w:r w:rsidR="00C47CDA" w:rsidRPr="000D0862">
        <w:tab/>
      </w:r>
      <w:r w:rsidR="00C47CDA" w:rsidRPr="000D0862">
        <w:tab/>
      </w:r>
      <w:r w:rsidR="00C47CDA" w:rsidRPr="000D0862">
        <w:tab/>
        <w:t>Brandkraan put</w:t>
      </w:r>
      <w:r w:rsidR="00C47CDA" w:rsidRPr="000D0862">
        <w:tab/>
      </w:r>
      <w:r w:rsidR="00C47CDA" w:rsidRPr="000D0862">
        <w:tab/>
        <w:t>(pakket 3)</w:t>
      </w:r>
      <w:r w:rsidR="00C47CDA" w:rsidRPr="000D0862">
        <w:br/>
      </w:r>
      <w:r w:rsidR="00C47CDA" w:rsidRPr="000D0862">
        <w:tab/>
      </w:r>
      <w:r w:rsidR="00C47CDA" w:rsidRPr="000D0862">
        <w:tab/>
      </w:r>
      <w:r w:rsidR="00C47CDA" w:rsidRPr="000D0862">
        <w:tab/>
      </w:r>
      <w:r w:rsidR="00C47CDA" w:rsidRPr="000D0862">
        <w:tab/>
        <w:t>Drainageput</w:t>
      </w:r>
      <w:r w:rsidR="00C47CDA" w:rsidRPr="000D0862">
        <w:tab/>
      </w:r>
      <w:r w:rsidR="00C47CDA" w:rsidRPr="000D0862">
        <w:tab/>
      </w:r>
      <w:r w:rsidR="00C47CDA" w:rsidRPr="000D0862">
        <w:tab/>
        <w:t>(pakket 3)</w:t>
      </w:r>
      <w:r w:rsidR="00C47CDA" w:rsidRPr="000D0862">
        <w:br/>
      </w:r>
      <w:r w:rsidR="00C47CDA" w:rsidRPr="000D0862">
        <w:tab/>
      </w:r>
      <w:r w:rsidR="00C47CDA" w:rsidRPr="000D0862">
        <w:tab/>
      </w:r>
      <w:r w:rsidR="00C47CDA" w:rsidRPr="000D0862">
        <w:tab/>
      </w:r>
      <w:r w:rsidR="00C47CDA" w:rsidRPr="000D0862">
        <w:tab/>
      </w:r>
      <w:proofErr w:type="spellStart"/>
      <w:r w:rsidR="000D0862" w:rsidRPr="000D0862">
        <w:t>Ga</w:t>
      </w:r>
      <w:r w:rsidR="000D0862">
        <w:t>sput</w:t>
      </w:r>
      <w:proofErr w:type="spellEnd"/>
      <w:r w:rsidR="000D0862">
        <w:tab/>
      </w:r>
      <w:r w:rsidR="000D0862">
        <w:tab/>
      </w:r>
      <w:r w:rsidR="000D0862">
        <w:tab/>
      </w:r>
      <w:r w:rsidR="000D0862">
        <w:tab/>
        <w:t>(pakket 3)</w:t>
      </w:r>
      <w:r w:rsidR="000D0862">
        <w:br/>
      </w:r>
      <w:r w:rsidR="000D0862">
        <w:tab/>
      </w:r>
      <w:r w:rsidR="000D0862">
        <w:tab/>
      </w:r>
      <w:r w:rsidR="000D0862">
        <w:tab/>
      </w:r>
      <w:r w:rsidR="000D0862">
        <w:tab/>
        <w:t xml:space="preserve">Inspectie- / rioolput </w:t>
      </w:r>
      <w:r w:rsidR="000D0862">
        <w:tab/>
      </w:r>
      <w:r w:rsidR="000D0862">
        <w:tab/>
        <w:t>(pakket 2)</w:t>
      </w:r>
      <w:r w:rsidR="000D0862">
        <w:br/>
      </w:r>
      <w:r w:rsidR="000D0862">
        <w:tab/>
      </w:r>
      <w:r w:rsidR="000D0862">
        <w:tab/>
      </w:r>
      <w:r w:rsidR="000D0862">
        <w:tab/>
      </w:r>
      <w:r w:rsidR="000D0862">
        <w:tab/>
        <w:t>Kolk</w:t>
      </w:r>
      <w:r w:rsidR="000D0862">
        <w:tab/>
      </w:r>
      <w:r w:rsidR="000D0862">
        <w:tab/>
      </w:r>
      <w:r w:rsidR="000D0862">
        <w:tab/>
      </w:r>
      <w:r w:rsidR="000D0862">
        <w:tab/>
        <w:t>(pakket 2)</w:t>
      </w:r>
      <w:r w:rsidR="000D0862">
        <w:br/>
      </w:r>
      <w:r w:rsidR="000D0862">
        <w:tab/>
      </w:r>
      <w:r w:rsidR="000D0862">
        <w:tab/>
      </w:r>
      <w:r w:rsidR="000D0862">
        <w:tab/>
      </w:r>
      <w:r w:rsidR="000D0862">
        <w:tab/>
        <w:t>Waterleidingput</w:t>
      </w:r>
      <w:r w:rsidR="000D0862">
        <w:tab/>
      </w:r>
      <w:r w:rsidR="000D0862">
        <w:tab/>
        <w:t>(pakket 3)</w:t>
      </w:r>
      <w:r w:rsidR="000D0862">
        <w:br/>
      </w:r>
      <w:r w:rsidR="000D0862">
        <w:br/>
      </w:r>
      <w:r w:rsidR="00757BD9" w:rsidRPr="00757BD9">
        <w:rPr>
          <w:b/>
          <w:bCs/>
        </w:rPr>
        <w:t>SENSOR</w:t>
      </w:r>
      <w:r w:rsidR="00757BD9">
        <w:tab/>
      </w:r>
      <w:r w:rsidR="00757BD9">
        <w:tab/>
      </w:r>
      <w:r w:rsidR="00757BD9">
        <w:tab/>
        <w:t>(alles pakket 3)</w:t>
      </w:r>
      <w:r w:rsidR="00757BD9">
        <w:br/>
      </w:r>
      <w:r w:rsidR="00757BD9">
        <w:tab/>
      </w:r>
      <w:r w:rsidR="00757BD9">
        <w:tab/>
      </w:r>
      <w:r w:rsidR="00757BD9">
        <w:tab/>
      </w:r>
      <w:r w:rsidR="00757BD9">
        <w:tab/>
        <w:t>Camera</w:t>
      </w:r>
      <w:r w:rsidR="00757BD9">
        <w:br/>
      </w:r>
      <w:r w:rsidR="00757BD9">
        <w:tab/>
      </w:r>
      <w:r w:rsidR="00757BD9">
        <w:tab/>
      </w:r>
      <w:r w:rsidR="00757BD9">
        <w:tab/>
      </w:r>
      <w:r w:rsidR="00757BD9">
        <w:tab/>
        <w:t>Debietmeter</w:t>
      </w:r>
      <w:r w:rsidR="00757BD9">
        <w:br/>
      </w:r>
      <w:r w:rsidR="00757BD9">
        <w:tab/>
      </w:r>
      <w:r w:rsidR="00757BD9">
        <w:tab/>
      </w:r>
      <w:r w:rsidR="00757BD9">
        <w:tab/>
      </w:r>
      <w:r w:rsidR="00757BD9">
        <w:tab/>
        <w:t>GMS sensor</w:t>
      </w:r>
      <w:r w:rsidR="00757BD9">
        <w:br/>
      </w:r>
      <w:r w:rsidR="00757BD9">
        <w:tab/>
      </w:r>
      <w:r w:rsidR="00757BD9">
        <w:tab/>
      </w:r>
      <w:r w:rsidR="00757BD9">
        <w:tab/>
      </w:r>
      <w:r w:rsidR="00757BD9">
        <w:tab/>
        <w:t>Radar detector</w:t>
      </w:r>
      <w:r w:rsidR="00757BD9">
        <w:br/>
      </w:r>
      <w:r w:rsidR="00757BD9">
        <w:tab/>
      </w:r>
      <w:r w:rsidR="00757BD9">
        <w:tab/>
      </w:r>
      <w:r w:rsidR="00757BD9">
        <w:tab/>
      </w:r>
      <w:r w:rsidR="00757BD9">
        <w:tab/>
        <w:t>Weerstation</w:t>
      </w:r>
      <w:r w:rsidR="00757BD9">
        <w:br/>
      </w:r>
      <w:r w:rsidR="00757BD9">
        <w:tab/>
      </w:r>
      <w:r w:rsidR="00757BD9">
        <w:tab/>
      </w:r>
      <w:r w:rsidR="00757BD9">
        <w:tab/>
      </w:r>
      <w:r w:rsidR="00757BD9">
        <w:tab/>
        <w:t>Detectielus</w:t>
      </w:r>
    </w:p>
    <w:p w14:paraId="7AFCE686" w14:textId="17DD6B58" w:rsidR="00E6324B" w:rsidRDefault="00757BD9">
      <w:r w:rsidRPr="00E6324B">
        <w:rPr>
          <w:b/>
          <w:bCs/>
        </w:rPr>
        <w:t>STRAATMEUBILAIR</w:t>
      </w:r>
      <w:r w:rsidR="00686D93" w:rsidRPr="00E6324B">
        <w:rPr>
          <w:b/>
          <w:bCs/>
        </w:rPr>
        <w:br/>
      </w:r>
      <w:r w:rsidR="00686D93">
        <w:tab/>
      </w:r>
      <w:r w:rsidR="00686D93">
        <w:tab/>
      </w:r>
      <w:r w:rsidR="00686D93">
        <w:tab/>
      </w:r>
      <w:r w:rsidR="00686D93">
        <w:tab/>
      </w:r>
      <w:r w:rsidR="00AB7498">
        <w:t>Abri</w:t>
      </w:r>
      <w:r w:rsidR="00AB7498">
        <w:tab/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Bolder</w:t>
      </w:r>
      <w:r w:rsidR="00AB7498">
        <w:tab/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Brievenbus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Fietsenrek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tab/>
      </w:r>
      <w:r w:rsidR="00AB7498">
        <w:rPr>
          <w:color w:val="FF0000"/>
        </w:rPr>
        <w:tab/>
      </w:r>
      <w:r w:rsidR="00AB7498">
        <w:rPr>
          <w:color w:val="FF0000"/>
        </w:rPr>
        <w:tab/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Kunstobject</w:t>
      </w:r>
      <w:r w:rsidR="00AB7498">
        <w:tab/>
      </w:r>
      <w:r w:rsidR="00AB7498">
        <w:tab/>
      </w:r>
      <w:r w:rsidR="00AB7498">
        <w:tab/>
        <w:t>(pakket 2)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Openbaar Toilet</w:t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Slagboom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Speelvoorziening</w:t>
      </w:r>
      <w:r w:rsidR="00AB7498">
        <w:tab/>
      </w:r>
      <w:r w:rsidR="00AB7498">
        <w:tab/>
        <w:t>(pakket 2)</w:t>
      </w:r>
      <w:r w:rsidR="00AB7498">
        <w:tab/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Telefooncel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Bank</w:t>
      </w:r>
      <w:r w:rsidR="00AB7498">
        <w:tab/>
      </w:r>
      <w:r w:rsidR="00AB7498">
        <w:tab/>
      </w:r>
      <w:r w:rsidR="00AB7498">
        <w:tab/>
      </w:r>
      <w:r w:rsidR="00AB7498">
        <w:tab/>
        <w:t>(pakket 2)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Picknicktafel</w:t>
      </w:r>
      <w:r w:rsidR="00AB7498">
        <w:tab/>
      </w:r>
      <w:r w:rsidR="00AB7498">
        <w:tab/>
      </w:r>
      <w:r w:rsidR="00AB7498">
        <w:tab/>
        <w:t>(pakket 2)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Fontein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Lichtpunt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Parkeerbeugel</w:t>
      </w:r>
      <w:r w:rsidR="00AB7498" w:rsidRPr="00E713E2">
        <w:t xml:space="preserve"> 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Betaalautomaat</w:t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Reclamezuil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Fietsenkluis</w:t>
      </w:r>
      <w:r w:rsidR="00AB7498">
        <w:tab/>
      </w:r>
      <w:r w:rsidR="00AB7498">
        <w:tab/>
      </w:r>
      <w:r w:rsidR="00AB7498">
        <w:tab/>
        <w:t xml:space="preserve">(pakket </w:t>
      </w:r>
      <w:r w:rsidR="00EA0EAF">
        <w:t>3</w:t>
      </w:r>
      <w:r w:rsidR="00AB7498">
        <w:t>)</w:t>
      </w:r>
      <w:r w:rsidR="00AB7498">
        <w:br/>
        <w:t xml:space="preserve"> </w:t>
      </w:r>
      <w:r w:rsidR="00AB7498">
        <w:tab/>
      </w:r>
      <w:r w:rsidR="00AB7498">
        <w:tab/>
      </w:r>
      <w:r w:rsidR="00AB7498">
        <w:tab/>
      </w:r>
      <w:r w:rsidR="00AB7498">
        <w:tab/>
        <w:t>Herdenkingsmonument</w:t>
      </w:r>
      <w:r w:rsidR="00AB7498">
        <w:tab/>
        <w:t xml:space="preserve">(pakket </w:t>
      </w:r>
      <w:r w:rsidR="00EA0EAF">
        <w:t>3</w:t>
      </w:r>
      <w:r w:rsidR="00AB7498">
        <w:t>)</w:t>
      </w:r>
    </w:p>
    <w:p w14:paraId="1E312283" w14:textId="616F0D75" w:rsidR="0006576F" w:rsidRPr="009F51FE" w:rsidRDefault="00BB181F" w:rsidP="0006576F">
      <w:r w:rsidRPr="00BB181F">
        <w:rPr>
          <w:b/>
          <w:bCs/>
        </w:rPr>
        <w:lastRenderedPageBreak/>
        <w:t>MAST</w:t>
      </w:r>
      <w:r>
        <w:br/>
        <w:t xml:space="preserve"> </w:t>
      </w:r>
      <w:r>
        <w:tab/>
      </w:r>
      <w:r>
        <w:tab/>
      </w:r>
      <w:r>
        <w:tab/>
      </w:r>
      <w:r>
        <w:tab/>
        <w:t>Bovenleidingmast</w:t>
      </w:r>
      <w:r>
        <w:tab/>
      </w:r>
      <w:r>
        <w:tab/>
        <w:t>(pakket 3) indien inwinning door gemeente</w:t>
      </w:r>
      <w:r>
        <w:br/>
        <w:t xml:space="preserve"> </w:t>
      </w:r>
      <w:r>
        <w:tab/>
      </w:r>
      <w:r>
        <w:tab/>
      </w:r>
      <w:r>
        <w:tab/>
      </w:r>
      <w:r>
        <w:tab/>
        <w:t>Laagspanningsmast</w:t>
      </w:r>
      <w:r>
        <w:tab/>
      </w:r>
      <w:r>
        <w:tab/>
        <w:t>(pakket 3)</w:t>
      </w:r>
      <w:r>
        <w:br/>
        <w:t xml:space="preserve"> </w:t>
      </w:r>
      <w:r>
        <w:tab/>
      </w:r>
      <w:r>
        <w:tab/>
      </w:r>
      <w:r>
        <w:tab/>
      </w:r>
      <w:r>
        <w:tab/>
        <w:t>Straalzender</w:t>
      </w:r>
      <w:r>
        <w:tab/>
      </w:r>
      <w:r>
        <w:tab/>
      </w:r>
      <w:r>
        <w:tab/>
        <w:t>(pakket 3)</w:t>
      </w:r>
      <w:r>
        <w:br/>
        <w:t xml:space="preserve"> </w:t>
      </w:r>
      <w:r>
        <w:tab/>
      </w:r>
      <w:r>
        <w:tab/>
      </w:r>
      <w:r>
        <w:tab/>
      </w:r>
      <w:r>
        <w:tab/>
        <w:t>Radarmast</w:t>
      </w:r>
      <w:r>
        <w:tab/>
      </w:r>
      <w:r>
        <w:tab/>
      </w:r>
      <w:r>
        <w:tab/>
        <w:t xml:space="preserve">(pakket </w:t>
      </w:r>
      <w:r w:rsidR="007B1588">
        <w:t>3</w:t>
      </w:r>
      <w:r>
        <w:t>)</w:t>
      </w:r>
      <w:r>
        <w:br/>
        <w:t xml:space="preserve"> </w:t>
      </w:r>
      <w:r>
        <w:tab/>
      </w:r>
      <w:r>
        <w:tab/>
      </w:r>
      <w:r>
        <w:tab/>
      </w:r>
      <w:r>
        <w:tab/>
        <w:t>Zendmast</w:t>
      </w:r>
      <w:r>
        <w:tab/>
      </w:r>
      <w:r>
        <w:tab/>
      </w:r>
      <w:r>
        <w:tab/>
        <w:t xml:space="preserve">(pakket </w:t>
      </w:r>
      <w:r w:rsidR="007B1588">
        <w:t>3</w:t>
      </w:r>
      <w:r>
        <w:t xml:space="preserve">) </w:t>
      </w:r>
      <w:r w:rsidR="009A56D4">
        <w:br/>
      </w:r>
      <w:r w:rsidR="009A56D4">
        <w:br/>
      </w:r>
      <w:r w:rsidR="009A56D4" w:rsidRPr="00DB2C40">
        <w:rPr>
          <w:b/>
          <w:bCs/>
        </w:rPr>
        <w:t>WATERINRICHTINGSELEMENT</w:t>
      </w:r>
      <w:r w:rsidR="00700BC5">
        <w:rPr>
          <w:b/>
          <w:bCs/>
        </w:rPr>
        <w:tab/>
      </w:r>
      <w:r w:rsidR="00700BC5">
        <w:rPr>
          <w:b/>
          <w:bCs/>
        </w:rPr>
        <w:tab/>
      </w:r>
      <w:r w:rsidR="00700BC5">
        <w:rPr>
          <w:b/>
          <w:bCs/>
        </w:rPr>
        <w:tab/>
      </w:r>
      <w:r w:rsidR="00700BC5">
        <w:rPr>
          <w:b/>
          <w:bCs/>
        </w:rPr>
        <w:tab/>
        <w:t>pakket 3</w:t>
      </w:r>
      <w:r w:rsidR="009A56D4" w:rsidRPr="00DB2C40">
        <w:rPr>
          <w:b/>
          <w:bCs/>
        </w:rPr>
        <w:br/>
      </w:r>
      <w:r w:rsidR="00DB2C40">
        <w:t xml:space="preserve"> </w:t>
      </w:r>
      <w:r w:rsidR="00DB2C40">
        <w:tab/>
      </w:r>
      <w:r w:rsidR="00DB2C40">
        <w:tab/>
      </w:r>
      <w:r w:rsidR="00DB2C40">
        <w:tab/>
      </w:r>
      <w:r w:rsidR="00DB2C40">
        <w:tab/>
        <w:t>Remmingswerk</w:t>
      </w:r>
      <w:r w:rsidR="00DB2C40">
        <w:tab/>
      </w:r>
      <w:r w:rsidR="00DB2C40">
        <w:tab/>
      </w:r>
      <w:r w:rsidR="00DB2C40" w:rsidRPr="00AB53D1">
        <w:rPr>
          <w:highlight w:val="yellow"/>
        </w:rPr>
        <w:t>controleren: andere bronhouder?</w:t>
      </w:r>
      <w:r w:rsidR="00DB2C40">
        <w:br/>
        <w:t xml:space="preserve"> </w:t>
      </w:r>
      <w:r w:rsidR="00DB2C40">
        <w:tab/>
      </w:r>
      <w:r w:rsidR="00DB2C40">
        <w:tab/>
      </w:r>
      <w:r w:rsidR="00DB2C40">
        <w:tab/>
      </w:r>
      <w:r w:rsidR="00DB2C40">
        <w:tab/>
        <w:t>Betonning</w:t>
      </w:r>
      <w:r w:rsidR="00DB2C40">
        <w:tab/>
      </w:r>
      <w:r w:rsidR="00DB2C40">
        <w:tab/>
      </w:r>
      <w:r w:rsidR="00DB2C40">
        <w:tab/>
      </w:r>
      <w:r w:rsidR="00DB2C40" w:rsidRPr="00AB53D1">
        <w:rPr>
          <w:highlight w:val="yellow"/>
        </w:rPr>
        <w:t>controleren: andere bronhouder?</w:t>
      </w:r>
      <w:r w:rsidR="00DB2C40">
        <w:br/>
        <w:t xml:space="preserve"> </w:t>
      </w:r>
      <w:r w:rsidR="00DB2C40">
        <w:tab/>
      </w:r>
      <w:r w:rsidR="00DB2C40">
        <w:tab/>
      </w:r>
      <w:r w:rsidR="00DB2C40">
        <w:tab/>
      </w:r>
      <w:r w:rsidR="00DB2C40">
        <w:tab/>
      </w:r>
      <w:proofErr w:type="spellStart"/>
      <w:r w:rsidR="00DB2C40">
        <w:t>Geleidewerk</w:t>
      </w:r>
      <w:proofErr w:type="spellEnd"/>
      <w:r w:rsidR="00DB2C40">
        <w:tab/>
      </w:r>
      <w:r w:rsidR="00DB2C40">
        <w:tab/>
      </w:r>
      <w:r w:rsidR="00DB2C40">
        <w:tab/>
      </w:r>
      <w:r w:rsidR="00DB2C40" w:rsidRPr="00AB53D1">
        <w:rPr>
          <w:highlight w:val="yellow"/>
        </w:rPr>
        <w:t>controleren: andere bronhouder?</w:t>
      </w:r>
      <w:r w:rsidR="00DB2C40">
        <w:br/>
        <w:t xml:space="preserve"> </w:t>
      </w:r>
      <w:r w:rsidR="00DB2C40">
        <w:tab/>
      </w:r>
      <w:r w:rsidR="00DB2C40">
        <w:tab/>
      </w:r>
      <w:r w:rsidR="00DB2C40">
        <w:tab/>
      </w:r>
      <w:r w:rsidR="00DB2C40">
        <w:tab/>
        <w:t>Vuilvang</w:t>
      </w:r>
      <w:r w:rsidR="00DB2C40">
        <w:tab/>
      </w:r>
      <w:r w:rsidR="00DB2C40">
        <w:tab/>
      </w:r>
      <w:r w:rsidR="00DB2C40">
        <w:tab/>
      </w:r>
      <w:r w:rsidR="00DB2C40" w:rsidRPr="00AB53D1">
        <w:rPr>
          <w:highlight w:val="yellow"/>
        </w:rPr>
        <w:t>controleren: andere bronhouder?</w:t>
      </w:r>
      <w:r w:rsidR="00DB2C40">
        <w:br/>
        <w:t xml:space="preserve"> </w:t>
      </w:r>
      <w:r w:rsidR="00DB2C40">
        <w:tab/>
      </w:r>
      <w:r w:rsidR="00DB2C40">
        <w:tab/>
      </w:r>
      <w:r w:rsidR="00DB2C40">
        <w:tab/>
      </w:r>
      <w:r w:rsidR="00DB2C40">
        <w:tab/>
        <w:t xml:space="preserve">Meerpaal </w:t>
      </w:r>
      <w:r w:rsidR="00DB2C40">
        <w:tab/>
      </w:r>
      <w:r w:rsidR="00DB2C40">
        <w:tab/>
      </w:r>
      <w:r w:rsidR="00DB2C40">
        <w:tab/>
      </w:r>
      <w:r w:rsidR="00DB2C40" w:rsidRPr="00AB53D1">
        <w:rPr>
          <w:highlight w:val="yellow"/>
        </w:rPr>
        <w:t>controleren: andere bronhouder?</w:t>
      </w:r>
      <w:r w:rsidR="00DB2C40">
        <w:br/>
        <w:t xml:space="preserve"> </w:t>
      </w:r>
      <w:r w:rsidR="00DB2C40">
        <w:tab/>
      </w:r>
      <w:r w:rsidR="00DB2C40">
        <w:tab/>
      </w:r>
      <w:r w:rsidR="00DB2C40">
        <w:tab/>
      </w:r>
      <w:r w:rsidR="00DB2C40">
        <w:tab/>
        <w:t>Hoogtemerk</w:t>
      </w:r>
      <w:r w:rsidR="00DB2C40">
        <w:tab/>
      </w:r>
      <w:r w:rsidR="00DB2C40">
        <w:tab/>
      </w:r>
      <w:r w:rsidR="00DB2C40">
        <w:tab/>
      </w:r>
      <w:r w:rsidR="00DB2C40" w:rsidRPr="00AB53D1">
        <w:rPr>
          <w:highlight w:val="yellow"/>
        </w:rPr>
        <w:t>controleren: andere bronhouder?</w:t>
      </w:r>
      <w:r w:rsidR="00643D1C">
        <w:br/>
      </w:r>
      <w:r w:rsidR="00643D1C">
        <w:br/>
      </w:r>
      <w:r w:rsidR="00643D1C" w:rsidRPr="00643D1C">
        <w:rPr>
          <w:b/>
          <w:bCs/>
        </w:rPr>
        <w:t>WEGINRICHTINGSELEMENT</w:t>
      </w:r>
      <w:r w:rsidR="00643D1C" w:rsidRPr="00643D1C">
        <w:rPr>
          <w:b/>
          <w:bCs/>
        </w:rPr>
        <w:br/>
      </w:r>
      <w:r w:rsidR="00643D1C">
        <w:t xml:space="preserve"> </w:t>
      </w:r>
      <w:r w:rsidR="00643D1C">
        <w:tab/>
      </w:r>
      <w:r w:rsidR="00643D1C">
        <w:tab/>
      </w:r>
      <w:r w:rsidR="00643D1C">
        <w:tab/>
      </w:r>
      <w:r w:rsidR="00643D1C">
        <w:tab/>
      </w:r>
      <w:proofErr w:type="spellStart"/>
      <w:r w:rsidR="00643D1C">
        <w:t>Molgoot</w:t>
      </w:r>
      <w:proofErr w:type="spellEnd"/>
      <w:r w:rsidR="00643D1C">
        <w:tab/>
      </w:r>
      <w:r w:rsidR="00643D1C">
        <w:tab/>
      </w:r>
      <w:r w:rsidR="00643D1C">
        <w:tab/>
      </w:r>
      <w:r w:rsidR="00643D1C" w:rsidRPr="00643D1C">
        <w:rPr>
          <w:color w:val="0070C0"/>
        </w:rPr>
        <w:t xml:space="preserve">ECGEO: opnemen als vlak zonder aparte </w:t>
      </w:r>
      <w:r w:rsidR="00643D1C" w:rsidRPr="00340F86">
        <w:rPr>
          <w:color w:val="0070C0"/>
        </w:rPr>
        <w:t xml:space="preserve">lijn. </w:t>
      </w:r>
      <w:r w:rsidR="00340F86" w:rsidRPr="00340F86">
        <w:rPr>
          <w:color w:val="0070C0"/>
        </w:rPr>
        <w:t>Registratie in BOR-pakket als</w:t>
      </w:r>
      <w:r w:rsidR="00EE27D9">
        <w:rPr>
          <w:color w:val="0070C0"/>
        </w:rPr>
        <w:t xml:space="preserve"> type</w:t>
      </w:r>
      <w:r w:rsidR="00340F86" w:rsidRPr="00340F86">
        <w:rPr>
          <w:color w:val="0070C0"/>
        </w:rPr>
        <w:t xml:space="preserve"> “</w:t>
      </w:r>
      <w:proofErr w:type="spellStart"/>
      <w:r w:rsidR="00340F86" w:rsidRPr="00340F86">
        <w:rPr>
          <w:color w:val="0070C0"/>
        </w:rPr>
        <w:t>molgoot</w:t>
      </w:r>
      <w:proofErr w:type="spellEnd"/>
      <w:r w:rsidR="00340F86" w:rsidRPr="00340F86">
        <w:rPr>
          <w:color w:val="0070C0"/>
        </w:rPr>
        <w:t>”</w:t>
      </w:r>
      <w:r w:rsidR="00643D1C" w:rsidRPr="00704BC5">
        <w:rPr>
          <w:color w:val="FF0000"/>
        </w:rPr>
        <w:br/>
      </w:r>
      <w:r w:rsidR="00643D1C">
        <w:t xml:space="preserve"> </w:t>
      </w:r>
      <w:r w:rsidR="00643D1C">
        <w:tab/>
      </w:r>
      <w:r w:rsidR="00643D1C">
        <w:tab/>
      </w:r>
      <w:r w:rsidR="00643D1C">
        <w:tab/>
      </w:r>
      <w:r w:rsidR="00643D1C">
        <w:tab/>
        <w:t>Lijnafwatering</w:t>
      </w:r>
      <w:r w:rsidR="00643D1C">
        <w:tab/>
      </w:r>
      <w:r w:rsidR="00643D1C">
        <w:tab/>
      </w:r>
      <w:r w:rsidR="00643D1C">
        <w:tab/>
      </w:r>
      <w:r w:rsidR="00EA77CF" w:rsidRPr="00EA77CF">
        <w:rPr>
          <w:color w:val="0070C0"/>
        </w:rPr>
        <w:t xml:space="preserve">ECGEO: </w:t>
      </w:r>
      <w:r w:rsidR="00643D1C" w:rsidRPr="00EA77CF">
        <w:rPr>
          <w:color w:val="0070C0"/>
        </w:rPr>
        <w:t>opnemen als lijn</w:t>
      </w:r>
      <w:r w:rsidR="00643D1C">
        <w:br/>
      </w:r>
      <w:r w:rsidR="00643D1C">
        <w:rPr>
          <w:color w:val="D9D9D9" w:themeColor="background1" w:themeShade="D9"/>
        </w:rPr>
        <w:t xml:space="preserve"> </w:t>
      </w:r>
      <w:r w:rsidR="00643D1C">
        <w:rPr>
          <w:color w:val="D9D9D9" w:themeColor="background1" w:themeShade="D9"/>
        </w:rPr>
        <w:tab/>
      </w:r>
      <w:r w:rsidR="00643D1C">
        <w:rPr>
          <w:color w:val="D9D9D9" w:themeColor="background1" w:themeShade="D9"/>
        </w:rPr>
        <w:tab/>
      </w:r>
      <w:r w:rsidR="00643D1C">
        <w:rPr>
          <w:color w:val="D9D9D9" w:themeColor="background1" w:themeShade="D9"/>
        </w:rPr>
        <w:tab/>
      </w:r>
      <w:r w:rsidR="00643D1C">
        <w:rPr>
          <w:color w:val="D9D9D9" w:themeColor="background1" w:themeShade="D9"/>
        </w:rPr>
        <w:tab/>
      </w:r>
      <w:r w:rsidR="00643D1C" w:rsidRPr="00615FA7">
        <w:rPr>
          <w:color w:val="D9D9D9" w:themeColor="background1" w:themeShade="D9"/>
        </w:rPr>
        <w:t>Wegmarkering</w:t>
      </w:r>
      <w:r w:rsidR="00643D1C" w:rsidRPr="00615FA7">
        <w:rPr>
          <w:color w:val="D9D9D9" w:themeColor="background1" w:themeShade="D9"/>
        </w:rPr>
        <w:tab/>
      </w:r>
      <w:r w:rsidR="00643D1C" w:rsidRPr="00615FA7">
        <w:rPr>
          <w:color w:val="D9D9D9" w:themeColor="background1" w:themeShade="D9"/>
        </w:rPr>
        <w:tab/>
      </w:r>
      <w:r w:rsidR="00643D1C" w:rsidRPr="00615FA7">
        <w:rPr>
          <w:color w:val="D9D9D9" w:themeColor="background1" w:themeShade="D9"/>
        </w:rPr>
        <w:tab/>
        <w:t>wens voor opname vanuit gemeente? (</w:t>
      </w:r>
      <w:r w:rsidR="00643D1C" w:rsidRPr="00615FA7">
        <w:rPr>
          <w:i/>
          <w:iCs/>
          <w:color w:val="D9D9D9" w:themeColor="background1" w:themeShade="D9"/>
        </w:rPr>
        <w:t>escape</w:t>
      </w:r>
      <w:r w:rsidR="00643D1C" w:rsidRPr="00615FA7">
        <w:rPr>
          <w:color w:val="D9D9D9" w:themeColor="background1" w:themeShade="D9"/>
        </w:rPr>
        <w:t xml:space="preserve"> voor parkeerterrein Outlet?)</w:t>
      </w:r>
      <w:r w:rsidR="00643D1C" w:rsidRPr="00615FA7">
        <w:rPr>
          <w:color w:val="D9D9D9" w:themeColor="background1" w:themeShade="D9"/>
        </w:rPr>
        <w:br/>
      </w:r>
      <w:r w:rsidR="00643D1C">
        <w:t xml:space="preserve"> </w:t>
      </w:r>
      <w:r w:rsidR="00643D1C">
        <w:tab/>
      </w:r>
      <w:r w:rsidR="00643D1C">
        <w:tab/>
      </w:r>
      <w:r w:rsidR="00643D1C">
        <w:tab/>
      </w:r>
      <w:r w:rsidR="00643D1C">
        <w:tab/>
        <w:t>Wildrooster</w:t>
      </w:r>
      <w:r w:rsidR="00643D1C">
        <w:tab/>
      </w:r>
      <w:r w:rsidR="00643D1C">
        <w:tab/>
      </w:r>
      <w:r w:rsidR="00643D1C">
        <w:tab/>
      </w:r>
      <w:r w:rsidR="00643D1C">
        <w:br/>
        <w:t xml:space="preserve"> </w:t>
      </w:r>
      <w:r w:rsidR="00643D1C">
        <w:tab/>
      </w:r>
      <w:r w:rsidR="00643D1C">
        <w:tab/>
      </w:r>
      <w:r w:rsidR="00643D1C">
        <w:tab/>
      </w:r>
      <w:r w:rsidR="00643D1C">
        <w:tab/>
        <w:t>Rooster</w:t>
      </w:r>
      <w:r w:rsidR="00643D1C">
        <w:tab/>
      </w:r>
      <w:r w:rsidR="00643D1C">
        <w:tab/>
      </w:r>
      <w:r w:rsidR="00643D1C">
        <w:tab/>
      </w:r>
      <w:r w:rsidR="00643D1C">
        <w:br/>
        <w:t xml:space="preserve"> </w:t>
      </w:r>
      <w:r w:rsidR="00643D1C">
        <w:tab/>
      </w:r>
      <w:r w:rsidR="00643D1C">
        <w:tab/>
      </w:r>
      <w:r w:rsidR="00643D1C">
        <w:tab/>
      </w:r>
      <w:r w:rsidR="00643D1C">
        <w:tab/>
        <w:t>Geleideconstructie</w:t>
      </w:r>
      <w:r w:rsidR="00643D1C">
        <w:tab/>
      </w:r>
      <w:r w:rsidR="00643D1C">
        <w:tab/>
      </w:r>
      <w:r w:rsidR="00643D1C">
        <w:br/>
        <w:t xml:space="preserve"> </w:t>
      </w:r>
      <w:r w:rsidR="00643D1C">
        <w:tab/>
      </w:r>
      <w:r w:rsidR="00643D1C">
        <w:tab/>
      </w:r>
      <w:r w:rsidR="00643D1C">
        <w:tab/>
      </w:r>
      <w:r w:rsidR="00643D1C">
        <w:tab/>
        <w:t>Balustrade</w:t>
      </w:r>
      <w:r w:rsidR="00643D1C">
        <w:tab/>
      </w:r>
      <w:r w:rsidR="00643D1C">
        <w:tab/>
      </w:r>
      <w:r w:rsidR="00643D1C">
        <w:tab/>
      </w:r>
      <w:r w:rsidR="00643D1C">
        <w:br/>
      </w:r>
      <w:r w:rsidR="00643D1C" w:rsidRPr="00A414BA">
        <w:t xml:space="preserve"> </w:t>
      </w:r>
      <w:r w:rsidR="00643D1C" w:rsidRPr="00A414BA">
        <w:tab/>
      </w:r>
      <w:r w:rsidR="00643D1C" w:rsidRPr="00A414BA">
        <w:tab/>
      </w:r>
      <w:r w:rsidR="00643D1C" w:rsidRPr="00A414BA">
        <w:tab/>
      </w:r>
      <w:r w:rsidR="00643D1C" w:rsidRPr="00A414BA">
        <w:tab/>
        <w:t>Boomspiegel</w:t>
      </w:r>
      <w:r w:rsidR="00643D1C" w:rsidRPr="00A414BA">
        <w:tab/>
      </w:r>
      <w:r w:rsidR="00643D1C" w:rsidRPr="00A414BA">
        <w:tab/>
      </w:r>
      <w:r w:rsidR="00643D1C" w:rsidRPr="00A414BA">
        <w:tab/>
      </w:r>
      <w:r w:rsidR="00A414BA" w:rsidRPr="00A414BA">
        <w:rPr>
          <w:color w:val="0070C0"/>
        </w:rPr>
        <w:t xml:space="preserve">ECGEO: vuistregel: </w:t>
      </w:r>
      <w:r w:rsidR="00643D1C" w:rsidRPr="00A414BA">
        <w:rPr>
          <w:color w:val="0070C0"/>
        </w:rPr>
        <w:t>met plantjes = BTD. Geen plantjes = boomspiegel.</w:t>
      </w:r>
      <w:r w:rsidR="00643D1C" w:rsidRPr="00A414BA">
        <w:br/>
      </w:r>
      <w:r w:rsidR="00643D1C">
        <w:t xml:space="preserve"> </w:t>
      </w:r>
      <w:r w:rsidR="00643D1C">
        <w:tab/>
      </w:r>
      <w:r w:rsidR="00643D1C">
        <w:tab/>
      </w:r>
      <w:r w:rsidR="00643D1C">
        <w:tab/>
      </w:r>
      <w:r w:rsidR="00643D1C">
        <w:tab/>
      </w:r>
      <w:r w:rsidR="00643D1C" w:rsidRPr="006D29D4">
        <w:t>Verblindingswering</w:t>
      </w:r>
      <w:r w:rsidR="00643D1C" w:rsidRPr="006D29D4">
        <w:tab/>
      </w:r>
      <w:r w:rsidR="00643D1C" w:rsidRPr="006D29D4">
        <w:tab/>
      </w:r>
      <w:r w:rsidR="00643D1C" w:rsidRPr="00C915FD">
        <w:rPr>
          <w:color w:val="FF0000"/>
        </w:rPr>
        <w:br/>
      </w:r>
      <w:r w:rsidR="009E7C73">
        <w:br/>
      </w:r>
      <w:r w:rsidR="009E7C73" w:rsidRPr="009E7C73">
        <w:rPr>
          <w:b/>
          <w:bCs/>
        </w:rPr>
        <w:t>VEGETATIEOBJECT</w:t>
      </w:r>
      <w:r w:rsidR="009E7C73" w:rsidRPr="009E7C73">
        <w:rPr>
          <w:b/>
          <w:bCs/>
        </w:rPr>
        <w:br/>
      </w:r>
      <w:r w:rsidR="009E7C73">
        <w:t xml:space="preserve"> </w:t>
      </w:r>
      <w:r w:rsidR="009E7C73">
        <w:tab/>
      </w:r>
      <w:r w:rsidR="009E7C73">
        <w:tab/>
      </w:r>
      <w:r w:rsidR="009E7C73">
        <w:tab/>
      </w:r>
      <w:r w:rsidR="009E7C73">
        <w:tab/>
        <w:t>Boom</w:t>
      </w:r>
      <w:r w:rsidR="009E7C73">
        <w:tab/>
      </w:r>
      <w:r w:rsidR="009E7C73">
        <w:tab/>
      </w:r>
      <w:r w:rsidR="009E7C73">
        <w:tab/>
      </w:r>
      <w:r w:rsidR="009E7C73">
        <w:tab/>
      </w:r>
      <w:r w:rsidR="009E7C73">
        <w:br/>
      </w:r>
      <w:r w:rsidR="00872B27">
        <w:t xml:space="preserve"> </w:t>
      </w:r>
      <w:r w:rsidR="00872B27">
        <w:tab/>
      </w:r>
      <w:r w:rsidR="00872B27">
        <w:tab/>
      </w:r>
      <w:r w:rsidR="00872B27">
        <w:tab/>
      </w:r>
      <w:r w:rsidR="00872B27">
        <w:tab/>
      </w:r>
      <w:r w:rsidR="009E7C73">
        <w:t>Haag</w:t>
      </w:r>
      <w:r w:rsidR="009E7C73">
        <w:tab/>
      </w:r>
      <w:r w:rsidR="009E7C73">
        <w:tab/>
      </w:r>
      <w:r w:rsidR="00A52BC0">
        <w:tab/>
      </w:r>
      <w:r w:rsidR="00A52BC0">
        <w:tab/>
      </w:r>
      <w:r w:rsidR="006C405E" w:rsidRPr="000E4796">
        <w:rPr>
          <w:color w:val="0070C0"/>
        </w:rPr>
        <w:t xml:space="preserve">ECGEO: </w:t>
      </w:r>
      <w:r w:rsidR="00062263">
        <w:rPr>
          <w:color w:val="0070C0"/>
        </w:rPr>
        <w:t>geen opname hagen als “lijn”</w:t>
      </w:r>
      <w:r w:rsidR="00062263">
        <w:rPr>
          <w:color w:val="0070C0"/>
        </w:rPr>
        <w:br/>
      </w:r>
      <w:r w:rsidR="00062263" w:rsidRPr="0023662A">
        <w:rPr>
          <w:color w:val="A5C9EB" w:themeColor="text2" w:themeTint="40"/>
        </w:rPr>
        <w:t xml:space="preserve"> </w:t>
      </w:r>
      <w:r w:rsidR="00062263" w:rsidRPr="0023662A">
        <w:rPr>
          <w:color w:val="A5C9EB" w:themeColor="text2" w:themeTint="40"/>
        </w:rPr>
        <w:tab/>
      </w:r>
      <w:r w:rsidR="00062263" w:rsidRPr="0023662A">
        <w:rPr>
          <w:color w:val="A5C9EB" w:themeColor="text2" w:themeTint="40"/>
        </w:rPr>
        <w:tab/>
      </w:r>
      <w:r w:rsidR="00062263" w:rsidRPr="0023662A">
        <w:rPr>
          <w:color w:val="A5C9EB" w:themeColor="text2" w:themeTint="40"/>
        </w:rPr>
        <w:tab/>
      </w:r>
      <w:r w:rsidR="00062263" w:rsidRPr="0023662A">
        <w:rPr>
          <w:color w:val="A5C9EB" w:themeColor="text2" w:themeTint="40"/>
        </w:rPr>
        <w:tab/>
      </w:r>
      <w:r w:rsidR="00062263" w:rsidRPr="0023662A">
        <w:rPr>
          <w:color w:val="A5C9EB" w:themeColor="text2" w:themeTint="40"/>
        </w:rPr>
        <w:tab/>
      </w:r>
      <w:r w:rsidR="00062263" w:rsidRPr="0023662A">
        <w:rPr>
          <w:color w:val="A5C9EB" w:themeColor="text2" w:themeTint="40"/>
        </w:rPr>
        <w:tab/>
      </w:r>
      <w:r w:rsidR="00062263" w:rsidRPr="0023662A">
        <w:rPr>
          <w:color w:val="A5C9EB" w:themeColor="text2" w:themeTint="40"/>
        </w:rPr>
        <w:tab/>
      </w:r>
      <w:r w:rsidR="00062263" w:rsidRPr="0023662A">
        <w:rPr>
          <w:color w:val="A5C9EB" w:themeColor="text2" w:themeTint="40"/>
        </w:rPr>
        <w:tab/>
        <w:t>O</w:t>
      </w:r>
      <w:r w:rsidR="0023662A" w:rsidRPr="0023662A">
        <w:rPr>
          <w:color w:val="A5C9EB" w:themeColor="text2" w:themeTint="40"/>
        </w:rPr>
        <w:t>ptie 1: we nemen ze op als BTD – heesters</w:t>
      </w:r>
      <w:r w:rsidR="0023662A" w:rsidRPr="0023662A">
        <w:rPr>
          <w:color w:val="A5C9EB" w:themeColor="text2" w:themeTint="40"/>
        </w:rPr>
        <w:br/>
      </w:r>
      <w:r w:rsidR="0023662A">
        <w:rPr>
          <w:color w:val="0070C0"/>
        </w:rPr>
        <w:t xml:space="preserve"> </w:t>
      </w:r>
      <w:r w:rsidR="0023662A">
        <w:rPr>
          <w:color w:val="0070C0"/>
        </w:rPr>
        <w:tab/>
      </w:r>
      <w:r w:rsidR="0023662A">
        <w:rPr>
          <w:color w:val="0070C0"/>
        </w:rPr>
        <w:tab/>
      </w:r>
      <w:r w:rsidR="0023662A">
        <w:rPr>
          <w:color w:val="0070C0"/>
        </w:rPr>
        <w:tab/>
      </w:r>
      <w:r w:rsidR="0023662A">
        <w:rPr>
          <w:color w:val="0070C0"/>
        </w:rPr>
        <w:tab/>
      </w:r>
      <w:r w:rsidR="0023662A">
        <w:rPr>
          <w:color w:val="0070C0"/>
        </w:rPr>
        <w:tab/>
      </w:r>
      <w:r w:rsidR="0023662A">
        <w:rPr>
          <w:color w:val="0070C0"/>
        </w:rPr>
        <w:tab/>
      </w:r>
      <w:r w:rsidR="0023662A">
        <w:rPr>
          <w:color w:val="0070C0"/>
        </w:rPr>
        <w:tab/>
      </w:r>
      <w:r w:rsidR="0023662A">
        <w:rPr>
          <w:color w:val="0070C0"/>
        </w:rPr>
        <w:tab/>
        <w:t>Optie 2:</w:t>
      </w:r>
      <w:r w:rsidR="006C405E" w:rsidRPr="000E4796">
        <w:rPr>
          <w:color w:val="0070C0"/>
        </w:rPr>
        <w:t xml:space="preserve"> </w:t>
      </w:r>
      <w:r w:rsidR="0023662A">
        <w:rPr>
          <w:color w:val="0070C0"/>
        </w:rPr>
        <w:t xml:space="preserve">we nemen ze op </w:t>
      </w:r>
      <w:r w:rsidR="006C405E" w:rsidRPr="000E4796">
        <w:rPr>
          <w:color w:val="0070C0"/>
        </w:rPr>
        <w:t xml:space="preserve">als </w:t>
      </w:r>
      <w:r w:rsidR="00A52BC0" w:rsidRPr="000E4796">
        <w:rPr>
          <w:color w:val="0070C0"/>
        </w:rPr>
        <w:t>OTD – zand + VGO type haag</w:t>
      </w:r>
      <w:r w:rsidR="00A52BC0" w:rsidRPr="000E4796">
        <w:rPr>
          <w:color w:val="0070C0"/>
        </w:rPr>
        <w:br/>
        <w:t xml:space="preserve"> </w:t>
      </w:r>
      <w:r w:rsidR="00A52BC0" w:rsidRPr="000E4796">
        <w:rPr>
          <w:color w:val="0070C0"/>
        </w:rPr>
        <w:tab/>
      </w:r>
      <w:r w:rsidR="00A52BC0" w:rsidRPr="000E4796">
        <w:rPr>
          <w:color w:val="0070C0"/>
        </w:rPr>
        <w:tab/>
        <w:t xml:space="preserve"> </w:t>
      </w:r>
      <w:r w:rsidR="00A52BC0" w:rsidRPr="000E4796">
        <w:rPr>
          <w:color w:val="0070C0"/>
        </w:rPr>
        <w:tab/>
      </w:r>
      <w:r w:rsidR="00A52BC0" w:rsidRPr="000E4796">
        <w:rPr>
          <w:color w:val="0070C0"/>
        </w:rPr>
        <w:tab/>
      </w:r>
      <w:r w:rsidR="00A52BC0" w:rsidRPr="000E4796">
        <w:rPr>
          <w:color w:val="0070C0"/>
        </w:rPr>
        <w:tab/>
      </w:r>
      <w:r w:rsidR="00A52BC0" w:rsidRPr="000E4796">
        <w:rPr>
          <w:color w:val="0070C0"/>
        </w:rPr>
        <w:tab/>
      </w:r>
      <w:r w:rsidR="00A52BC0" w:rsidRPr="000E4796">
        <w:rPr>
          <w:color w:val="0070C0"/>
        </w:rPr>
        <w:tab/>
      </w:r>
      <w:r w:rsidR="00A52BC0" w:rsidRPr="000E4796">
        <w:rPr>
          <w:color w:val="0070C0"/>
        </w:rPr>
        <w:tab/>
      </w:r>
      <w:r w:rsidR="00A52BC0" w:rsidRPr="0023662A">
        <w:rPr>
          <w:b/>
          <w:bCs/>
          <w:color w:val="0070C0"/>
        </w:rPr>
        <w:t>Vuistregel bij nieuwe aanplant</w:t>
      </w:r>
      <w:r w:rsidR="00A52BC0" w:rsidRPr="000E4796">
        <w:rPr>
          <w:color w:val="0070C0"/>
        </w:rPr>
        <w:t>: indien haagvoet bekend, dan deze inmeten.</w:t>
      </w:r>
      <w:r w:rsidR="000E4796" w:rsidRPr="000E4796">
        <w:rPr>
          <w:color w:val="0070C0"/>
        </w:rPr>
        <w:br/>
        <w:t xml:space="preserve"> </w:t>
      </w:r>
      <w:r w:rsidR="000E4796" w:rsidRPr="000E4796">
        <w:rPr>
          <w:color w:val="0070C0"/>
        </w:rPr>
        <w:tab/>
      </w:r>
      <w:r w:rsidR="000E4796" w:rsidRPr="000E4796">
        <w:rPr>
          <w:color w:val="0070C0"/>
        </w:rPr>
        <w:tab/>
      </w:r>
      <w:r w:rsidR="000E4796" w:rsidRPr="000E4796">
        <w:rPr>
          <w:color w:val="0070C0"/>
        </w:rPr>
        <w:tab/>
      </w:r>
      <w:r w:rsidR="000E4796" w:rsidRPr="000E4796">
        <w:rPr>
          <w:color w:val="0070C0"/>
        </w:rPr>
        <w:tab/>
      </w:r>
      <w:r w:rsidR="000E4796" w:rsidRPr="000E4796">
        <w:rPr>
          <w:color w:val="0070C0"/>
        </w:rPr>
        <w:tab/>
      </w:r>
      <w:r w:rsidR="000E4796" w:rsidRPr="000E4796">
        <w:rPr>
          <w:color w:val="0070C0"/>
        </w:rPr>
        <w:tab/>
      </w:r>
      <w:r w:rsidR="000E4796" w:rsidRPr="000E4796">
        <w:rPr>
          <w:color w:val="0070C0"/>
        </w:rPr>
        <w:tab/>
      </w:r>
      <w:r w:rsidR="000E4796" w:rsidRPr="000E4796">
        <w:rPr>
          <w:color w:val="0070C0"/>
        </w:rPr>
        <w:tab/>
      </w:r>
      <w:r w:rsidR="00A52BC0" w:rsidRPr="000E4796">
        <w:rPr>
          <w:color w:val="0070C0"/>
        </w:rPr>
        <w:t>Is deze niet bekend dan vuistregel van</w:t>
      </w:r>
      <w:r w:rsidR="000E4796" w:rsidRPr="000E4796">
        <w:rPr>
          <w:color w:val="0070C0"/>
        </w:rPr>
        <w:t xml:space="preserve"> </w:t>
      </w:r>
      <w:r w:rsidR="00A52BC0" w:rsidRPr="000E4796">
        <w:rPr>
          <w:color w:val="0070C0"/>
        </w:rPr>
        <w:t>40cm</w:t>
      </w:r>
      <w:r w:rsidR="000E4796" w:rsidRPr="000E4796">
        <w:rPr>
          <w:color w:val="0070C0"/>
        </w:rPr>
        <w:t xml:space="preserve"> breed</w:t>
      </w:r>
      <w:r w:rsidR="00A52BC0" w:rsidRPr="000E4796">
        <w:rPr>
          <w:color w:val="0070C0"/>
        </w:rPr>
        <w:t xml:space="preserve"> toepassen. </w:t>
      </w:r>
      <w:r w:rsidR="009E7C73">
        <w:br/>
      </w:r>
      <w:r w:rsidR="00E6324B">
        <w:br w:type="page"/>
      </w:r>
      <w:r w:rsidR="00D8678A">
        <w:lastRenderedPageBreak/>
        <w:br/>
      </w:r>
      <w:r w:rsidR="0006576F">
        <w:tab/>
      </w:r>
      <w:r w:rsidR="0006576F">
        <w:tab/>
      </w:r>
      <w:r w:rsidR="0006576F">
        <w:tab/>
      </w:r>
      <w:r w:rsidR="00A732DF">
        <w:t xml:space="preserve"> </w:t>
      </w:r>
      <w:r w:rsidR="0006576F">
        <w:br/>
      </w:r>
      <w:r w:rsidR="0006576F">
        <w:br/>
      </w:r>
      <w:r w:rsidR="0006576F" w:rsidRPr="0006576F">
        <w:rPr>
          <w:b/>
          <w:bCs/>
        </w:rPr>
        <w:t>Registratieve Gebieden</w:t>
      </w:r>
      <w:r w:rsidR="0006576F" w:rsidRPr="0006576F">
        <w:rPr>
          <w:b/>
          <w:bCs/>
        </w:rPr>
        <w:br/>
      </w:r>
      <w:r w:rsidR="0006576F">
        <w:t xml:space="preserve"> </w:t>
      </w:r>
      <w:r w:rsidR="0006576F">
        <w:tab/>
      </w:r>
      <w:r w:rsidR="0006576F">
        <w:tab/>
      </w:r>
      <w:r w:rsidR="0006576F">
        <w:tab/>
      </w:r>
      <w:r w:rsidR="0006576F">
        <w:tab/>
        <w:t>openbare ruimte</w:t>
      </w:r>
      <w:r w:rsidR="0006576F">
        <w:br/>
        <w:t xml:space="preserve"> </w:t>
      </w:r>
      <w:r w:rsidR="0006576F">
        <w:tab/>
      </w:r>
      <w:r w:rsidR="0006576F">
        <w:tab/>
      </w:r>
      <w:r w:rsidR="0006576F">
        <w:tab/>
      </w:r>
      <w:r w:rsidR="0006576F">
        <w:tab/>
        <w:t>buurt</w:t>
      </w:r>
      <w:r w:rsidR="0006576F">
        <w:tab/>
      </w:r>
      <w:r w:rsidR="0006576F">
        <w:tab/>
      </w:r>
      <w:r w:rsidR="0006576F">
        <w:tab/>
      </w:r>
      <w:r w:rsidR="0006576F">
        <w:tab/>
      </w:r>
      <w:r w:rsidR="0006576F">
        <w:br/>
      </w:r>
      <w:r w:rsidR="0006576F">
        <w:rPr>
          <w:color w:val="FF0000"/>
        </w:rPr>
        <w:t xml:space="preserve"> </w:t>
      </w:r>
      <w:r w:rsidR="0006576F">
        <w:rPr>
          <w:color w:val="FF0000"/>
        </w:rPr>
        <w:tab/>
      </w:r>
      <w:r w:rsidR="0006576F">
        <w:rPr>
          <w:color w:val="FF0000"/>
        </w:rPr>
        <w:tab/>
      </w:r>
      <w:r w:rsidR="0006576F">
        <w:rPr>
          <w:color w:val="FF0000"/>
        </w:rPr>
        <w:tab/>
      </w:r>
      <w:r w:rsidR="0006576F">
        <w:rPr>
          <w:color w:val="FF0000"/>
        </w:rPr>
        <w:tab/>
      </w:r>
      <w:r w:rsidR="0006576F" w:rsidRPr="0006576F">
        <w:rPr>
          <w:color w:val="FF0000"/>
          <w:highlight w:val="yellow"/>
        </w:rPr>
        <w:t>wijk</w:t>
      </w:r>
      <w:r w:rsidR="0006576F" w:rsidRPr="0006576F">
        <w:rPr>
          <w:highlight w:val="yellow"/>
        </w:rPr>
        <w:tab/>
      </w:r>
      <w:r w:rsidR="0006576F" w:rsidRPr="0006576F">
        <w:rPr>
          <w:highlight w:val="yellow"/>
        </w:rPr>
        <w:tab/>
      </w:r>
      <w:r w:rsidR="0006576F" w:rsidRPr="0006576F">
        <w:rPr>
          <w:highlight w:val="yellow"/>
        </w:rPr>
        <w:tab/>
      </w:r>
      <w:r w:rsidR="0006576F" w:rsidRPr="0006576F">
        <w:rPr>
          <w:highlight w:val="yellow"/>
        </w:rPr>
        <w:tab/>
      </w:r>
      <w:r w:rsidR="0006576F" w:rsidRPr="0006576F">
        <w:rPr>
          <w:color w:val="FF0000"/>
          <w:highlight w:val="yellow"/>
        </w:rPr>
        <w:t xml:space="preserve">deze staat niet in </w:t>
      </w:r>
      <w:proofErr w:type="spellStart"/>
      <w:r w:rsidR="0006576F" w:rsidRPr="0006576F">
        <w:rPr>
          <w:color w:val="FF0000"/>
          <w:highlight w:val="yellow"/>
        </w:rPr>
        <w:t>Geonovum</w:t>
      </w:r>
      <w:proofErr w:type="spellEnd"/>
      <w:r w:rsidR="0006576F" w:rsidRPr="0006576F">
        <w:rPr>
          <w:color w:val="FF0000"/>
          <w:highlight w:val="yellow"/>
        </w:rPr>
        <w:t>, maar wel in pakketten?</w:t>
      </w:r>
      <w:r w:rsidR="0006576F">
        <w:br/>
        <w:t xml:space="preserve"> </w:t>
      </w:r>
      <w:r w:rsidR="0006576F">
        <w:tab/>
      </w:r>
      <w:r w:rsidR="0006576F">
        <w:tab/>
      </w:r>
      <w:r w:rsidR="0006576F">
        <w:tab/>
      </w:r>
      <w:r w:rsidR="0006576F">
        <w:tab/>
        <w:t>stadsdeel</w:t>
      </w:r>
      <w:r w:rsidR="0006576F">
        <w:br/>
        <w:t xml:space="preserve"> </w:t>
      </w:r>
      <w:r w:rsidR="0006576F">
        <w:tab/>
      </w:r>
      <w:r w:rsidR="0006576F">
        <w:tab/>
      </w:r>
      <w:r w:rsidR="0006576F">
        <w:tab/>
      </w:r>
      <w:r w:rsidR="0006576F">
        <w:tab/>
        <w:t>waterschap</w:t>
      </w:r>
    </w:p>
    <w:p w14:paraId="4013BAA3" w14:textId="5E05AD31" w:rsidR="00E6324B" w:rsidRDefault="00E6324B"/>
    <w:p w14:paraId="05F6EC3D" w14:textId="77777777" w:rsidR="00757BD9" w:rsidRDefault="00757BD9"/>
    <w:p w14:paraId="3BF5B24E" w14:textId="5BC63A18" w:rsidR="0006576F" w:rsidRDefault="0006576F">
      <w:r>
        <w:br w:type="page"/>
      </w:r>
    </w:p>
    <w:p w14:paraId="5EAF89CD" w14:textId="77777777" w:rsidR="0006576F" w:rsidRPr="000D0862" w:rsidRDefault="0006576F"/>
    <w:p w14:paraId="3A357CE6" w14:textId="6C8429F1" w:rsidR="00206824" w:rsidRPr="000D0862" w:rsidRDefault="00D93FCA" w:rsidP="3ECA771E">
      <w:r>
        <w:t>Batch</w:t>
      </w: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3397"/>
        <w:gridCol w:w="10551"/>
      </w:tblGrid>
      <w:tr w:rsidR="009E4378" w14:paraId="5EDB54DB" w14:textId="77777777" w:rsidTr="00680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47EAFBF" w14:textId="76269BB5" w:rsidR="009E4378" w:rsidRDefault="009E4378">
            <w:r w:rsidRPr="000D0862">
              <w:br w:type="page"/>
            </w:r>
            <w:r>
              <w:t>Objectpagina</w:t>
            </w:r>
            <w:r w:rsidR="00680AB5">
              <w:t xml:space="preserve"> handboek (html)</w:t>
            </w:r>
          </w:p>
        </w:tc>
        <w:tc>
          <w:tcPr>
            <w:tcW w:w="10551" w:type="dxa"/>
          </w:tcPr>
          <w:p w14:paraId="2B28FF6A" w14:textId="6BDA757C" w:rsidR="009E4378" w:rsidRDefault="009E43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Op- en aanmerkingen</w:t>
            </w:r>
          </w:p>
        </w:tc>
      </w:tr>
      <w:tr w:rsidR="009E4378" w14:paraId="0792C3F4" w14:textId="77777777" w:rsidTr="00680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F533D1D" w14:textId="187BA24C" w:rsidR="009E4378" w:rsidRPr="00680AB5" w:rsidRDefault="009E4378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Fietspad</w:t>
            </w:r>
          </w:p>
        </w:tc>
        <w:tc>
          <w:tcPr>
            <w:tcW w:w="10551" w:type="dxa"/>
          </w:tcPr>
          <w:p w14:paraId="575C360F" w14:textId="77777777" w:rsidR="009E4378" w:rsidRDefault="009E4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4378" w14:paraId="529B9250" w14:textId="77777777" w:rsidTr="00680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4742DB3" w14:textId="27926557" w:rsidR="009E4378" w:rsidRPr="00680AB5" w:rsidRDefault="005E5FDE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Parkeervlak</w:t>
            </w:r>
          </w:p>
        </w:tc>
        <w:tc>
          <w:tcPr>
            <w:tcW w:w="10551" w:type="dxa"/>
          </w:tcPr>
          <w:p w14:paraId="1809FF80" w14:textId="77777777" w:rsidR="009E4378" w:rsidRDefault="009E43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378" w14:paraId="1037E894" w14:textId="77777777" w:rsidTr="00680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548E579" w14:textId="607ABCCF" w:rsidR="009E4378" w:rsidRPr="00680AB5" w:rsidRDefault="005E5FDE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Rijbaan autosnelweg</w:t>
            </w:r>
          </w:p>
        </w:tc>
        <w:tc>
          <w:tcPr>
            <w:tcW w:w="10551" w:type="dxa"/>
          </w:tcPr>
          <w:p w14:paraId="489827B3" w14:textId="77777777" w:rsidR="009E4378" w:rsidRDefault="009E4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4378" w14:paraId="7B5DC026" w14:textId="77777777" w:rsidTr="00680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BE2347B" w14:textId="44AB3198" w:rsidR="009E4378" w:rsidRPr="00680AB5" w:rsidRDefault="00680AB5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Rijbaan lokale weg</w:t>
            </w:r>
          </w:p>
        </w:tc>
        <w:tc>
          <w:tcPr>
            <w:tcW w:w="10551" w:type="dxa"/>
          </w:tcPr>
          <w:p w14:paraId="40042DCC" w14:textId="77777777" w:rsidR="009E4378" w:rsidRDefault="009E43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378" w14:paraId="661A9F1C" w14:textId="77777777" w:rsidTr="00680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6A1783A" w14:textId="5417CD08" w:rsidR="009E4378" w:rsidRPr="00680AB5" w:rsidRDefault="00680AB5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Rijbaan regionale weg</w:t>
            </w:r>
          </w:p>
        </w:tc>
        <w:tc>
          <w:tcPr>
            <w:tcW w:w="10551" w:type="dxa"/>
          </w:tcPr>
          <w:p w14:paraId="0B8E1DD1" w14:textId="77777777" w:rsidR="009E4378" w:rsidRDefault="009E4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0AB5" w14:paraId="1A684432" w14:textId="77777777" w:rsidTr="00680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9DEC03B" w14:textId="1045BB4F" w:rsidR="00680AB5" w:rsidRPr="00680AB5" w:rsidRDefault="00680AB5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Ruiterpad</w:t>
            </w:r>
          </w:p>
        </w:tc>
        <w:tc>
          <w:tcPr>
            <w:tcW w:w="10551" w:type="dxa"/>
          </w:tcPr>
          <w:p w14:paraId="41815A0C" w14:textId="77777777" w:rsidR="00680AB5" w:rsidRDefault="00680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0AB5" w14:paraId="07C5ACB1" w14:textId="77777777" w:rsidTr="00680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35D3A81" w14:textId="7085DF17" w:rsidR="00680AB5" w:rsidRPr="00680AB5" w:rsidRDefault="00680AB5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Voetgangersgebied</w:t>
            </w:r>
          </w:p>
        </w:tc>
        <w:tc>
          <w:tcPr>
            <w:tcW w:w="10551" w:type="dxa"/>
          </w:tcPr>
          <w:p w14:paraId="7A9A2D38" w14:textId="77777777" w:rsidR="00680AB5" w:rsidRDefault="00680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0AB5" w14:paraId="5D78764B" w14:textId="77777777" w:rsidTr="00680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122CF71" w14:textId="25A3E7D0" w:rsidR="00680AB5" w:rsidRPr="00680AB5" w:rsidRDefault="00680AB5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Voetpad</w:t>
            </w:r>
          </w:p>
        </w:tc>
        <w:tc>
          <w:tcPr>
            <w:tcW w:w="10551" w:type="dxa"/>
          </w:tcPr>
          <w:p w14:paraId="5F7D1AC2" w14:textId="77777777" w:rsidR="00680AB5" w:rsidRDefault="00680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0AB5" w14:paraId="71CFD0D9" w14:textId="77777777" w:rsidTr="00680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A52443F" w14:textId="53C37A5D" w:rsidR="00680AB5" w:rsidRPr="00680AB5" w:rsidRDefault="00680AB5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Voetpad op trap</w:t>
            </w:r>
          </w:p>
        </w:tc>
        <w:tc>
          <w:tcPr>
            <w:tcW w:w="10551" w:type="dxa"/>
          </w:tcPr>
          <w:p w14:paraId="3110EFE4" w14:textId="77777777" w:rsidR="00680AB5" w:rsidRDefault="00680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0AB5" w14:paraId="42C8EF4C" w14:textId="77777777" w:rsidTr="00680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BE06479" w14:textId="3C43CE12" w:rsidR="00680AB5" w:rsidRPr="00680AB5" w:rsidRDefault="00680AB5">
            <w:pPr>
              <w:rPr>
                <w:b w:val="0"/>
                <w:bCs w:val="0"/>
              </w:rPr>
            </w:pPr>
            <w:r w:rsidRPr="00680AB5">
              <w:rPr>
                <w:b w:val="0"/>
                <w:bCs w:val="0"/>
              </w:rPr>
              <w:t>Woonerf</w:t>
            </w:r>
          </w:p>
        </w:tc>
        <w:tc>
          <w:tcPr>
            <w:tcW w:w="10551" w:type="dxa"/>
          </w:tcPr>
          <w:p w14:paraId="5A7B2F0D" w14:textId="77777777" w:rsidR="00680AB5" w:rsidRDefault="00680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41E760" w14:textId="77777777" w:rsidR="00FD1C68" w:rsidRPr="00DF1A99" w:rsidRDefault="00FD1C68"/>
    <w:sectPr w:rsidR="00FD1C68" w:rsidRPr="00DF1A99" w:rsidSect="00AC68D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27"/>
    <w:rsid w:val="00007ED1"/>
    <w:rsid w:val="00020BC6"/>
    <w:rsid w:val="00031BF1"/>
    <w:rsid w:val="00034700"/>
    <w:rsid w:val="00062263"/>
    <w:rsid w:val="0006576F"/>
    <w:rsid w:val="00087024"/>
    <w:rsid w:val="000C3800"/>
    <w:rsid w:val="000D0862"/>
    <w:rsid w:val="000D70A5"/>
    <w:rsid w:val="000E4796"/>
    <w:rsid w:val="000F6D3D"/>
    <w:rsid w:val="000F75F1"/>
    <w:rsid w:val="00102A97"/>
    <w:rsid w:val="001167FF"/>
    <w:rsid w:val="00131972"/>
    <w:rsid w:val="00163E42"/>
    <w:rsid w:val="00174062"/>
    <w:rsid w:val="001946E6"/>
    <w:rsid w:val="001B26B3"/>
    <w:rsid w:val="001D1FC0"/>
    <w:rsid w:val="001F7ED5"/>
    <w:rsid w:val="00206824"/>
    <w:rsid w:val="0023662A"/>
    <w:rsid w:val="00236FD1"/>
    <w:rsid w:val="00242CA3"/>
    <w:rsid w:val="00257D41"/>
    <w:rsid w:val="00267CDF"/>
    <w:rsid w:val="00276235"/>
    <w:rsid w:val="0028444D"/>
    <w:rsid w:val="0029168B"/>
    <w:rsid w:val="002925DD"/>
    <w:rsid w:val="002A2304"/>
    <w:rsid w:val="002C5D87"/>
    <w:rsid w:val="002C651A"/>
    <w:rsid w:val="002E50FF"/>
    <w:rsid w:val="002F7E88"/>
    <w:rsid w:val="003071F1"/>
    <w:rsid w:val="0033535C"/>
    <w:rsid w:val="00340622"/>
    <w:rsid w:val="00340F86"/>
    <w:rsid w:val="003477F1"/>
    <w:rsid w:val="00370161"/>
    <w:rsid w:val="00371220"/>
    <w:rsid w:val="00372558"/>
    <w:rsid w:val="00373ACC"/>
    <w:rsid w:val="00375615"/>
    <w:rsid w:val="003A463F"/>
    <w:rsid w:val="003A4C0F"/>
    <w:rsid w:val="003B641E"/>
    <w:rsid w:val="003F2575"/>
    <w:rsid w:val="00411604"/>
    <w:rsid w:val="004316CE"/>
    <w:rsid w:val="00484D32"/>
    <w:rsid w:val="00491B83"/>
    <w:rsid w:val="004B5A3A"/>
    <w:rsid w:val="004D6423"/>
    <w:rsid w:val="004E1341"/>
    <w:rsid w:val="004E6997"/>
    <w:rsid w:val="0051216B"/>
    <w:rsid w:val="00522BAC"/>
    <w:rsid w:val="005437B7"/>
    <w:rsid w:val="00551998"/>
    <w:rsid w:val="00562DCB"/>
    <w:rsid w:val="0057307D"/>
    <w:rsid w:val="00587FB5"/>
    <w:rsid w:val="005A659A"/>
    <w:rsid w:val="005B33CD"/>
    <w:rsid w:val="005B530C"/>
    <w:rsid w:val="005C210E"/>
    <w:rsid w:val="005E5FDE"/>
    <w:rsid w:val="005F22A7"/>
    <w:rsid w:val="005F7BCE"/>
    <w:rsid w:val="00627401"/>
    <w:rsid w:val="00643D1C"/>
    <w:rsid w:val="00650718"/>
    <w:rsid w:val="00680AB5"/>
    <w:rsid w:val="00686D93"/>
    <w:rsid w:val="00691278"/>
    <w:rsid w:val="006A494D"/>
    <w:rsid w:val="006A6A75"/>
    <w:rsid w:val="006C405E"/>
    <w:rsid w:val="006E1270"/>
    <w:rsid w:val="006F3068"/>
    <w:rsid w:val="00700BC5"/>
    <w:rsid w:val="00701197"/>
    <w:rsid w:val="007174E8"/>
    <w:rsid w:val="0071779F"/>
    <w:rsid w:val="007253A3"/>
    <w:rsid w:val="007459F0"/>
    <w:rsid w:val="00757BD9"/>
    <w:rsid w:val="00761C89"/>
    <w:rsid w:val="00765202"/>
    <w:rsid w:val="00780550"/>
    <w:rsid w:val="007901BE"/>
    <w:rsid w:val="00797F1D"/>
    <w:rsid w:val="007A661A"/>
    <w:rsid w:val="007B1588"/>
    <w:rsid w:val="007C61D8"/>
    <w:rsid w:val="00807066"/>
    <w:rsid w:val="00807979"/>
    <w:rsid w:val="008310B0"/>
    <w:rsid w:val="00844CD4"/>
    <w:rsid w:val="00872B27"/>
    <w:rsid w:val="00894C2D"/>
    <w:rsid w:val="008C2985"/>
    <w:rsid w:val="008E126C"/>
    <w:rsid w:val="008E7022"/>
    <w:rsid w:val="009061E6"/>
    <w:rsid w:val="00927C89"/>
    <w:rsid w:val="00930D07"/>
    <w:rsid w:val="009479A6"/>
    <w:rsid w:val="00951AAC"/>
    <w:rsid w:val="00953AB6"/>
    <w:rsid w:val="00953C9C"/>
    <w:rsid w:val="00954381"/>
    <w:rsid w:val="00963473"/>
    <w:rsid w:val="00970693"/>
    <w:rsid w:val="00976C0B"/>
    <w:rsid w:val="00980B6E"/>
    <w:rsid w:val="009823EC"/>
    <w:rsid w:val="00992827"/>
    <w:rsid w:val="009A56D4"/>
    <w:rsid w:val="009B6885"/>
    <w:rsid w:val="009B6D09"/>
    <w:rsid w:val="009B7052"/>
    <w:rsid w:val="009D2DCC"/>
    <w:rsid w:val="009E4378"/>
    <w:rsid w:val="009E7C73"/>
    <w:rsid w:val="009F14E6"/>
    <w:rsid w:val="00A414BA"/>
    <w:rsid w:val="00A420DF"/>
    <w:rsid w:val="00A4573A"/>
    <w:rsid w:val="00A52BC0"/>
    <w:rsid w:val="00A5454A"/>
    <w:rsid w:val="00A5470E"/>
    <w:rsid w:val="00A60BD9"/>
    <w:rsid w:val="00A732DF"/>
    <w:rsid w:val="00A76030"/>
    <w:rsid w:val="00AB7498"/>
    <w:rsid w:val="00AC68D7"/>
    <w:rsid w:val="00AD08FC"/>
    <w:rsid w:val="00AD2AC3"/>
    <w:rsid w:val="00B229DC"/>
    <w:rsid w:val="00B33FEE"/>
    <w:rsid w:val="00B46EE0"/>
    <w:rsid w:val="00B5721B"/>
    <w:rsid w:val="00B67340"/>
    <w:rsid w:val="00B803F9"/>
    <w:rsid w:val="00B85F2C"/>
    <w:rsid w:val="00B902E2"/>
    <w:rsid w:val="00B9379D"/>
    <w:rsid w:val="00B96C93"/>
    <w:rsid w:val="00BA3480"/>
    <w:rsid w:val="00BB0D41"/>
    <w:rsid w:val="00BB181F"/>
    <w:rsid w:val="00BC25F5"/>
    <w:rsid w:val="00BC41E0"/>
    <w:rsid w:val="00BD39C8"/>
    <w:rsid w:val="00BF2D36"/>
    <w:rsid w:val="00C01A7A"/>
    <w:rsid w:val="00C33695"/>
    <w:rsid w:val="00C362D7"/>
    <w:rsid w:val="00C41F5D"/>
    <w:rsid w:val="00C45BF5"/>
    <w:rsid w:val="00C47CDA"/>
    <w:rsid w:val="00C80511"/>
    <w:rsid w:val="00C8770F"/>
    <w:rsid w:val="00C938C3"/>
    <w:rsid w:val="00CA307B"/>
    <w:rsid w:val="00CB730C"/>
    <w:rsid w:val="00CE7DB2"/>
    <w:rsid w:val="00D01701"/>
    <w:rsid w:val="00D302A0"/>
    <w:rsid w:val="00D32084"/>
    <w:rsid w:val="00D47C3A"/>
    <w:rsid w:val="00D54EED"/>
    <w:rsid w:val="00D578AE"/>
    <w:rsid w:val="00D61776"/>
    <w:rsid w:val="00D72B4D"/>
    <w:rsid w:val="00D72CB4"/>
    <w:rsid w:val="00D81AE3"/>
    <w:rsid w:val="00D8678A"/>
    <w:rsid w:val="00D93FCA"/>
    <w:rsid w:val="00D959CB"/>
    <w:rsid w:val="00DA270E"/>
    <w:rsid w:val="00DA6D5A"/>
    <w:rsid w:val="00DA72B5"/>
    <w:rsid w:val="00DB2C40"/>
    <w:rsid w:val="00DB31FA"/>
    <w:rsid w:val="00DD31D4"/>
    <w:rsid w:val="00DE2882"/>
    <w:rsid w:val="00DF1A99"/>
    <w:rsid w:val="00E06CEE"/>
    <w:rsid w:val="00E10C6F"/>
    <w:rsid w:val="00E23751"/>
    <w:rsid w:val="00E24810"/>
    <w:rsid w:val="00E50FAA"/>
    <w:rsid w:val="00E56A4F"/>
    <w:rsid w:val="00E61A88"/>
    <w:rsid w:val="00E6324B"/>
    <w:rsid w:val="00EA0EAF"/>
    <w:rsid w:val="00EA6E56"/>
    <w:rsid w:val="00EA77CF"/>
    <w:rsid w:val="00ED6F86"/>
    <w:rsid w:val="00EE22A6"/>
    <w:rsid w:val="00EE27D9"/>
    <w:rsid w:val="00EE70DB"/>
    <w:rsid w:val="00F0737F"/>
    <w:rsid w:val="00F162B1"/>
    <w:rsid w:val="00F2072D"/>
    <w:rsid w:val="00F23688"/>
    <w:rsid w:val="00F44238"/>
    <w:rsid w:val="00F53BE5"/>
    <w:rsid w:val="00F71B1A"/>
    <w:rsid w:val="00F86D69"/>
    <w:rsid w:val="00FA2D60"/>
    <w:rsid w:val="00FB6DAA"/>
    <w:rsid w:val="00FD1C68"/>
    <w:rsid w:val="00FD5F48"/>
    <w:rsid w:val="00FF43B4"/>
    <w:rsid w:val="0100BCB5"/>
    <w:rsid w:val="03F9A920"/>
    <w:rsid w:val="0594AE94"/>
    <w:rsid w:val="0868AD22"/>
    <w:rsid w:val="089DC9A1"/>
    <w:rsid w:val="08C596DF"/>
    <w:rsid w:val="09880870"/>
    <w:rsid w:val="09D2774B"/>
    <w:rsid w:val="0A0504DA"/>
    <w:rsid w:val="0C0F399B"/>
    <w:rsid w:val="0C37E768"/>
    <w:rsid w:val="0CF921CA"/>
    <w:rsid w:val="0E04BB3E"/>
    <w:rsid w:val="0F557D9A"/>
    <w:rsid w:val="0FA598E4"/>
    <w:rsid w:val="0FB1177E"/>
    <w:rsid w:val="0FCC93CD"/>
    <w:rsid w:val="119AF79F"/>
    <w:rsid w:val="1234A30E"/>
    <w:rsid w:val="12AE5E49"/>
    <w:rsid w:val="12F6FD23"/>
    <w:rsid w:val="1469E5D7"/>
    <w:rsid w:val="14AE3F30"/>
    <w:rsid w:val="15C2FA9C"/>
    <w:rsid w:val="169FCE28"/>
    <w:rsid w:val="16A756CF"/>
    <w:rsid w:val="17635ECB"/>
    <w:rsid w:val="17CB044E"/>
    <w:rsid w:val="18A075E6"/>
    <w:rsid w:val="190E3D19"/>
    <w:rsid w:val="19311440"/>
    <w:rsid w:val="19B78ED5"/>
    <w:rsid w:val="19E5EC49"/>
    <w:rsid w:val="19F75A49"/>
    <w:rsid w:val="1A392A08"/>
    <w:rsid w:val="1C9CE187"/>
    <w:rsid w:val="1CC81201"/>
    <w:rsid w:val="1CCC9016"/>
    <w:rsid w:val="1D2979E8"/>
    <w:rsid w:val="236507D6"/>
    <w:rsid w:val="241689E7"/>
    <w:rsid w:val="25903510"/>
    <w:rsid w:val="2646A8D1"/>
    <w:rsid w:val="267E42D4"/>
    <w:rsid w:val="27BDF817"/>
    <w:rsid w:val="28E648EE"/>
    <w:rsid w:val="2D99F8D0"/>
    <w:rsid w:val="2E9B07B3"/>
    <w:rsid w:val="2F1FDABE"/>
    <w:rsid w:val="2FA5DA97"/>
    <w:rsid w:val="30095B84"/>
    <w:rsid w:val="30110D84"/>
    <w:rsid w:val="30CB4703"/>
    <w:rsid w:val="30D5D633"/>
    <w:rsid w:val="316EFD3D"/>
    <w:rsid w:val="34F65CEE"/>
    <w:rsid w:val="361CCEBF"/>
    <w:rsid w:val="37F852FB"/>
    <w:rsid w:val="3950B931"/>
    <w:rsid w:val="3A739455"/>
    <w:rsid w:val="3BEB6959"/>
    <w:rsid w:val="3C1FD9FB"/>
    <w:rsid w:val="3CAA6D28"/>
    <w:rsid w:val="3CEFCE62"/>
    <w:rsid w:val="3DA3384C"/>
    <w:rsid w:val="3ECA771E"/>
    <w:rsid w:val="3FBAF60D"/>
    <w:rsid w:val="3FCDB169"/>
    <w:rsid w:val="3FDF124F"/>
    <w:rsid w:val="42349714"/>
    <w:rsid w:val="427B97CF"/>
    <w:rsid w:val="43B52C55"/>
    <w:rsid w:val="4513CA8A"/>
    <w:rsid w:val="46ABAD3A"/>
    <w:rsid w:val="479B4ED2"/>
    <w:rsid w:val="47FAC518"/>
    <w:rsid w:val="488F239F"/>
    <w:rsid w:val="4910D9D7"/>
    <w:rsid w:val="4A3ACD44"/>
    <w:rsid w:val="4C0151B2"/>
    <w:rsid w:val="4D18AE55"/>
    <w:rsid w:val="4DC1F74F"/>
    <w:rsid w:val="4F24670E"/>
    <w:rsid w:val="4FBE09F2"/>
    <w:rsid w:val="50D47F9F"/>
    <w:rsid w:val="51062AE5"/>
    <w:rsid w:val="516DFF4F"/>
    <w:rsid w:val="53240C90"/>
    <w:rsid w:val="5352543B"/>
    <w:rsid w:val="55F30A23"/>
    <w:rsid w:val="5658A0C6"/>
    <w:rsid w:val="57F25E0C"/>
    <w:rsid w:val="5822B0F6"/>
    <w:rsid w:val="59303BEE"/>
    <w:rsid w:val="5AFB76E2"/>
    <w:rsid w:val="5CAD53D0"/>
    <w:rsid w:val="5E1E9C72"/>
    <w:rsid w:val="61446A4F"/>
    <w:rsid w:val="62804DDF"/>
    <w:rsid w:val="632FED80"/>
    <w:rsid w:val="63A6365B"/>
    <w:rsid w:val="63C019D5"/>
    <w:rsid w:val="6581F81A"/>
    <w:rsid w:val="659CA46E"/>
    <w:rsid w:val="69721B11"/>
    <w:rsid w:val="6AD4D756"/>
    <w:rsid w:val="6BB0C5AA"/>
    <w:rsid w:val="6BC3ED07"/>
    <w:rsid w:val="6CB0B156"/>
    <w:rsid w:val="6CCB6C25"/>
    <w:rsid w:val="6E85E522"/>
    <w:rsid w:val="6F2A3258"/>
    <w:rsid w:val="7191C64A"/>
    <w:rsid w:val="7461E1A2"/>
    <w:rsid w:val="752DCCAA"/>
    <w:rsid w:val="75F2BA93"/>
    <w:rsid w:val="7740CA8C"/>
    <w:rsid w:val="7790D94B"/>
    <w:rsid w:val="77DB79C0"/>
    <w:rsid w:val="77F00E6C"/>
    <w:rsid w:val="795EEAD0"/>
    <w:rsid w:val="79F86D6B"/>
    <w:rsid w:val="7C6AC166"/>
    <w:rsid w:val="7D10C2E7"/>
    <w:rsid w:val="7DFAA29D"/>
    <w:rsid w:val="7EAF82C7"/>
    <w:rsid w:val="7EBA666E"/>
    <w:rsid w:val="7FDFC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76E47"/>
  <w15:chartTrackingRefBased/>
  <w15:docId w15:val="{BC466FE2-BF30-4641-BB49-A3B97DB9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9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2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2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92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2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282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282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282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282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282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28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282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282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282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282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28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C41E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C41E0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9E4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1">
    <w:name w:val="Grid Table 4 Accent 1"/>
    <w:basedOn w:val="Standaardtabel"/>
    <w:uiPriority w:val="49"/>
    <w:rsid w:val="009E437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eostandaarden.nl/bgt/vv-wa-IMGeo-20180701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eonovum.github.io/IMGeo-objectenhandboek/veelgesteldevrage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c968f5-9226-45e9-8ed7-58f526784759">
      <Terms xmlns="http://schemas.microsoft.com/office/infopath/2007/PartnerControls"/>
    </lcf76f155ced4ddcb4097134ff3c332f>
    <TaxCatchAll xmlns="a7a330c6-d320-4de6-ab82-83fbcc6259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6F728F0652EE458D4D9D8AF9C076F5" ma:contentTypeVersion="15" ma:contentTypeDescription="Een nieuw document maken." ma:contentTypeScope="" ma:versionID="de905216ba9f8f19f4e2715ed3f00428">
  <xsd:schema xmlns:xsd="http://www.w3.org/2001/XMLSchema" xmlns:xs="http://www.w3.org/2001/XMLSchema" xmlns:p="http://schemas.microsoft.com/office/2006/metadata/properties" xmlns:ns2="f0c968f5-9226-45e9-8ed7-58f526784759" xmlns:ns3="a7a330c6-d320-4de6-ab82-83fbcc625911" targetNamespace="http://schemas.microsoft.com/office/2006/metadata/properties" ma:root="true" ma:fieldsID="dd4243c3ab59605fbd6bd10b1e939a60" ns2:_="" ns3:_="">
    <xsd:import namespace="f0c968f5-9226-45e9-8ed7-58f526784759"/>
    <xsd:import namespace="a7a330c6-d320-4de6-ab82-83fbcc6259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968f5-9226-45e9-8ed7-58f5267847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d0135a70-ee2f-4795-b747-6c48e2a7e9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330c6-d320-4de6-ab82-83fbcc62591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edab68c-6dfb-41d2-8c95-7dd124815bce}" ma:internalName="TaxCatchAll" ma:showField="CatchAllData" ma:web="a7a330c6-d320-4de6-ab82-83fbcc625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1027BB-4072-4ADB-A4E4-F8407452FA2A}">
  <ds:schemaRefs>
    <ds:schemaRef ds:uri="http://schemas.microsoft.com/office/2006/metadata/properties"/>
    <ds:schemaRef ds:uri="http://schemas.microsoft.com/office/infopath/2007/PartnerControls"/>
    <ds:schemaRef ds:uri="f0c968f5-9226-45e9-8ed7-58f526784759"/>
    <ds:schemaRef ds:uri="a7a330c6-d320-4de6-ab82-83fbcc625911"/>
  </ds:schemaRefs>
</ds:datastoreItem>
</file>

<file path=customXml/itemProps2.xml><?xml version="1.0" encoding="utf-8"?>
<ds:datastoreItem xmlns:ds="http://schemas.openxmlformats.org/officeDocument/2006/customXml" ds:itemID="{4128524B-A86F-4745-9464-955AB6BC6E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BA931C-5B77-4F1F-8C5E-B81CAD68B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c968f5-9226-45e9-8ed7-58f526784759"/>
    <ds:schemaRef ds:uri="a7a330c6-d320-4de6-ab82-83fbcc6259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3b1e843-aa37-40f1-93d9-5f6c2c31d888}" enabled="0" method="" siteId="{43b1e843-aa37-40f1-93d9-5f6c2c31d88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1515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Links>
    <vt:vector size="12" baseType="variant">
      <vt:variant>
        <vt:i4>4849695</vt:i4>
      </vt:variant>
      <vt:variant>
        <vt:i4>3</vt:i4>
      </vt:variant>
      <vt:variant>
        <vt:i4>0</vt:i4>
      </vt:variant>
      <vt:variant>
        <vt:i4>5</vt:i4>
      </vt:variant>
      <vt:variant>
        <vt:lpwstr>https://docs.geostandaarden.nl/bgt/vv-wa-IMGeo-20180701/</vt:lpwstr>
      </vt:variant>
      <vt:variant>
        <vt:lpwstr/>
      </vt:variant>
      <vt:variant>
        <vt:i4>20</vt:i4>
      </vt:variant>
      <vt:variant>
        <vt:i4>0</vt:i4>
      </vt:variant>
      <vt:variant>
        <vt:i4>0</vt:i4>
      </vt:variant>
      <vt:variant>
        <vt:i4>5</vt:i4>
      </vt:variant>
      <vt:variant>
        <vt:lpwstr>https://geonovum.github.io/IMGeo-objectenhandboek/veelgesteldevragen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Roel Janssen</dc:creator>
  <cp:keywords/>
  <dc:description/>
  <cp:lastModifiedBy>dennis wardenburg</cp:lastModifiedBy>
  <cp:revision>2</cp:revision>
  <dcterms:created xsi:type="dcterms:W3CDTF">2026-05-04T14:13:00Z</dcterms:created>
  <dcterms:modified xsi:type="dcterms:W3CDTF">2026-05-04T14:13:00Z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0x010100DA6F728F0652EE458D4D9D8AF9C076F5</vt:lpwstr>
  </property>
  <property fmtid="{D5CDD505-2E9C-101B-9397-08002B2CF9AE}" pid="3" name="MediaServiceImageTags">
    <vt:lpwstr/>
  </property>
</Properties>
</file>